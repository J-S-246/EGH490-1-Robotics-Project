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332B" w14:textId="65F1C258" w:rsidR="00F6611E" w:rsidRDefault="00CF04EC" w:rsidP="00672CC0">
      <w:pPr>
        <w:pStyle w:val="Heading2WITHnumbers"/>
        <w:rPr>
          <w:b w:val="0"/>
          <w:bCs w:val="0"/>
        </w:rPr>
      </w:pPr>
      <w:r>
        <w:t>Project</w:t>
      </w:r>
      <w:r w:rsidR="004B43DE">
        <w:t xml:space="preserve">: </w:t>
      </w:r>
      <w:r w:rsidR="00A22609">
        <w:rPr>
          <w:b w:val="0"/>
          <w:bCs w:val="0"/>
        </w:rPr>
        <w:t>Investigating Haptic Feedback in Teleoperation</w:t>
      </w: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041"/>
      </w:tblGrid>
      <w:tr w:rsidR="00FE0DCC" w14:paraId="384E3B48" w14:textId="77777777" w:rsidTr="00CC3132">
        <w:tc>
          <w:tcPr>
            <w:tcW w:w="1975" w:type="dxa"/>
          </w:tcPr>
          <w:p w14:paraId="46DB4F28" w14:textId="63E41BC0" w:rsidR="00FE0DCC" w:rsidRPr="0029318C" w:rsidRDefault="00FE0DCC" w:rsidP="00DD0EAB">
            <w:pPr>
              <w:rPr>
                <w:b/>
                <w:bCs/>
              </w:rPr>
            </w:pPr>
            <w:r w:rsidRPr="0029318C">
              <w:rPr>
                <w:b/>
                <w:bCs/>
              </w:rPr>
              <w:t>Date:</w:t>
            </w:r>
            <w:r w:rsidR="00CA2F67">
              <w:rPr>
                <w:b/>
                <w:bCs/>
              </w:rPr>
              <w:t xml:space="preserve"> 31/08/2026</w:t>
            </w:r>
          </w:p>
        </w:tc>
        <w:tc>
          <w:tcPr>
            <w:tcW w:w="7041" w:type="dxa"/>
          </w:tcPr>
          <w:p w14:paraId="66788333" w14:textId="77777777" w:rsidR="00FE0DCC" w:rsidRDefault="00FE0DCC" w:rsidP="00DD0EAB"/>
        </w:tc>
      </w:tr>
      <w:tr w:rsidR="00FE0DCC" w14:paraId="79B59D08" w14:textId="77777777" w:rsidTr="00CC3132">
        <w:tc>
          <w:tcPr>
            <w:tcW w:w="1975" w:type="dxa"/>
          </w:tcPr>
          <w:p w14:paraId="2C450762" w14:textId="56077930" w:rsidR="00FE0DCC" w:rsidRPr="0029318C" w:rsidRDefault="00FE0DCC" w:rsidP="00DD0EAB">
            <w:pPr>
              <w:rPr>
                <w:b/>
                <w:bCs/>
              </w:rPr>
            </w:pPr>
            <w:r w:rsidRPr="0029318C">
              <w:rPr>
                <w:b/>
                <w:bCs/>
              </w:rPr>
              <w:t>Student Engineer:</w:t>
            </w:r>
          </w:p>
        </w:tc>
        <w:tc>
          <w:tcPr>
            <w:tcW w:w="7041" w:type="dxa"/>
          </w:tcPr>
          <w:p w14:paraId="6F39065A" w14:textId="28A7EE6A" w:rsidR="00FE0DCC" w:rsidRDefault="001172B7" w:rsidP="00DD0EAB">
            <w:r>
              <w:t>Joseph Schneider</w:t>
            </w:r>
          </w:p>
        </w:tc>
      </w:tr>
      <w:tr w:rsidR="00FE0DCC" w14:paraId="4239003C" w14:textId="77777777" w:rsidTr="00CC3132">
        <w:tc>
          <w:tcPr>
            <w:tcW w:w="1975" w:type="dxa"/>
          </w:tcPr>
          <w:p w14:paraId="4756434D" w14:textId="17D5297E" w:rsidR="00FE0DCC" w:rsidRPr="0029318C" w:rsidRDefault="0029318C" w:rsidP="00DD0EAB">
            <w:pPr>
              <w:rPr>
                <w:b/>
                <w:bCs/>
              </w:rPr>
            </w:pPr>
            <w:r w:rsidRPr="0029318C">
              <w:rPr>
                <w:b/>
                <w:bCs/>
              </w:rPr>
              <w:t>Student ID:</w:t>
            </w:r>
          </w:p>
        </w:tc>
        <w:tc>
          <w:tcPr>
            <w:tcW w:w="7041" w:type="dxa"/>
          </w:tcPr>
          <w:p w14:paraId="5360C381" w14:textId="69427ACB" w:rsidR="00FE0DCC" w:rsidRDefault="001172B7" w:rsidP="00DD0EAB">
            <w:r>
              <w:t>N11973463</w:t>
            </w:r>
          </w:p>
        </w:tc>
      </w:tr>
      <w:tr w:rsidR="00FE0DCC" w14:paraId="60581950" w14:textId="77777777" w:rsidTr="00CC3132">
        <w:tc>
          <w:tcPr>
            <w:tcW w:w="1975" w:type="dxa"/>
          </w:tcPr>
          <w:p w14:paraId="1FCAC581" w14:textId="36550203" w:rsidR="00FE0DCC" w:rsidRPr="0029318C" w:rsidRDefault="0029318C" w:rsidP="00DD0EAB">
            <w:pPr>
              <w:rPr>
                <w:b/>
                <w:bCs/>
              </w:rPr>
            </w:pPr>
            <w:r w:rsidRPr="0029318C">
              <w:rPr>
                <w:b/>
                <w:bCs/>
              </w:rPr>
              <w:t>Supervisor:</w:t>
            </w:r>
          </w:p>
        </w:tc>
        <w:tc>
          <w:tcPr>
            <w:tcW w:w="7041" w:type="dxa"/>
          </w:tcPr>
          <w:p w14:paraId="4107B92F" w14:textId="69E0127F" w:rsidR="00FE0DCC" w:rsidRDefault="00A22609" w:rsidP="00DD0EAB">
            <w:r>
              <w:t xml:space="preserve">Professor </w:t>
            </w:r>
            <w:r w:rsidR="001172B7">
              <w:t>Will Browne</w:t>
            </w:r>
          </w:p>
        </w:tc>
      </w:tr>
    </w:tbl>
    <w:p w14:paraId="47386ABD" w14:textId="27B26027" w:rsidR="00CC3132" w:rsidRDefault="007F1734" w:rsidP="00CC3132">
      <w:r w:rsidRPr="007F1734">
        <w:rPr>
          <w:i/>
          <w:iCs/>
          <w:highlight w:val="red"/>
        </w:rPr>
        <w:t>(</w:t>
      </w:r>
      <w:r w:rsidR="00B121D9">
        <w:rPr>
          <w:i/>
          <w:iCs/>
          <w:highlight w:val="red"/>
        </w:rPr>
        <w:t>Edit</w:t>
      </w:r>
      <w:r w:rsidRPr="007F1734">
        <w:rPr>
          <w:i/>
          <w:iCs/>
          <w:highlight w:val="red"/>
        </w:rPr>
        <w:t xml:space="preserve"> notes are highlighted in red so I don’t miss them in the final version)</w:t>
      </w:r>
      <w:ins w:id="0" w:author="Will Browne" w:date="2026-09-01T09:44:00Z" w16du:dateUtc="2026-08-31T23:44:00Z">
        <w:r w:rsidR="00DD29F5">
          <w:rPr>
            <w:i/>
            <w:iCs/>
            <w:highlight w:val="red"/>
          </w:rPr>
          <w:t xml:space="preserve"> okay, good to note :-)</w:t>
        </w:r>
      </w:ins>
    </w:p>
    <w:p w14:paraId="0E88C75E" w14:textId="7D5753A6" w:rsidR="00000FE8" w:rsidRDefault="00000FE8" w:rsidP="00000FE8">
      <w:pPr>
        <w:pStyle w:val="Heading2WITHnumbers"/>
      </w:pPr>
      <w:r>
        <w:t>Executive Summary</w:t>
      </w:r>
    </w:p>
    <w:p w14:paraId="782A46BD" w14:textId="77777777" w:rsidR="00DD29F5" w:rsidRDefault="00000FE8" w:rsidP="00000FE8">
      <w:pPr>
        <w:rPr>
          <w:ins w:id="1" w:author="Will Browne" w:date="2026-09-01T09:44:00Z" w16du:dateUtc="2026-08-31T23:44:00Z"/>
          <w:i/>
          <w:iCs/>
        </w:rPr>
      </w:pPr>
      <w:r>
        <w:rPr>
          <w:i/>
          <w:iCs/>
        </w:rPr>
        <w:t>[</w:t>
      </w:r>
      <w:r w:rsidR="0086791E">
        <w:rPr>
          <w:i/>
          <w:iCs/>
        </w:rPr>
        <w:t>Very s</w:t>
      </w:r>
      <w:r>
        <w:rPr>
          <w:i/>
          <w:iCs/>
        </w:rPr>
        <w:t>hort summary of the project: the problem, the solution and the value]</w:t>
      </w:r>
      <w:r w:rsidR="00F03E95">
        <w:rPr>
          <w:i/>
          <w:iCs/>
        </w:rPr>
        <w:t xml:space="preserve"> (</w:t>
      </w:r>
      <w:r w:rsidR="00F03E95" w:rsidRPr="00F03E95">
        <w:rPr>
          <w:i/>
          <w:iCs/>
          <w:highlight w:val="red"/>
        </w:rPr>
        <w:t>remove for final</w:t>
      </w:r>
      <w:r w:rsidR="00F03E95">
        <w:rPr>
          <w:i/>
          <w:iCs/>
        </w:rPr>
        <w:t>)</w:t>
      </w:r>
      <w:r>
        <w:rPr>
          <w:i/>
          <w:iCs/>
        </w:rPr>
        <w:t xml:space="preserve">. </w:t>
      </w:r>
    </w:p>
    <w:p w14:paraId="4765EA1C" w14:textId="3922311F" w:rsidR="00000FE8" w:rsidRPr="00120D57" w:rsidRDefault="00DD29F5" w:rsidP="00000FE8">
      <w:pPr>
        <w:rPr>
          <w:i/>
          <w:iCs/>
        </w:rPr>
      </w:pPr>
      <w:ins w:id="2" w:author="Will Browne" w:date="2026-09-01T09:44:00Z" w16du:dateUtc="2026-08-31T23:44:00Z">
        <w:r>
          <w:rPr>
            <w:i/>
            <w:iCs/>
          </w:rPr>
          <w:t>Good to see on the front page, but this tends to be prose rather than the table format</w:t>
        </w:r>
      </w:ins>
    </w:p>
    <w:tbl>
      <w:tblPr>
        <w:tblStyle w:val="PlainTable1"/>
        <w:tblW w:w="0" w:type="auto"/>
        <w:tblLook w:val="04A0" w:firstRow="1" w:lastRow="0" w:firstColumn="1" w:lastColumn="0" w:noHBand="0" w:noVBand="1"/>
      </w:tblPr>
      <w:tblGrid>
        <w:gridCol w:w="4508"/>
        <w:gridCol w:w="4508"/>
      </w:tblGrid>
      <w:tr w:rsidR="00000FE8" w14:paraId="6B8368AC" w14:textId="77777777" w:rsidTr="00120D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E90CC44" w14:textId="77777777" w:rsidR="00000FE8" w:rsidRDefault="00000FE8" w:rsidP="00000FE8">
            <w:pPr>
              <w:pStyle w:val="Heading2"/>
            </w:pPr>
            <w:r>
              <w:lastRenderedPageBreak/>
              <w:t>The Problem</w:t>
            </w:r>
          </w:p>
          <w:p w14:paraId="69C2E621" w14:textId="34EB90CA" w:rsidR="00120D57" w:rsidRDefault="00000FE8" w:rsidP="00000FE8">
            <w:r w:rsidRPr="00120D57">
              <w:rPr>
                <w:b w:val="0"/>
                <w:bCs w:val="0"/>
              </w:rPr>
              <w:t>Current teleoperation practices use visual-only feedback</w:t>
            </w:r>
            <w:r w:rsidR="00120D57">
              <w:rPr>
                <w:b w:val="0"/>
                <w:bCs w:val="0"/>
              </w:rPr>
              <w:t>, which can lead to damages to the robot and its environment if teleoperation is not performed carefully (</w:t>
            </w:r>
            <w:r w:rsidR="00120D57" w:rsidRPr="00120D57">
              <w:rPr>
                <w:b w:val="0"/>
                <w:bCs w:val="0"/>
                <w:highlight w:val="red"/>
              </w:rPr>
              <w:t>TELEOPERATION SOURCE</w:t>
            </w:r>
            <w:r w:rsidR="00120D57">
              <w:rPr>
                <w:b w:val="0"/>
                <w:bCs w:val="0"/>
              </w:rPr>
              <w:t>). Inexperienced operators can accidentally output too much force and damage delicate objects.</w:t>
            </w:r>
          </w:p>
          <w:p w14:paraId="75B6775F" w14:textId="5853B6B0" w:rsidR="00000FE8" w:rsidRPr="0086791E" w:rsidRDefault="00120D57" w:rsidP="00000FE8">
            <w:pPr>
              <w:rPr>
                <w:b w:val="0"/>
                <w:bCs w:val="0"/>
              </w:rPr>
            </w:pPr>
            <w:r>
              <w:rPr>
                <w:b w:val="0"/>
                <w:bCs w:val="0"/>
              </w:rPr>
              <w:t xml:space="preserve">Multimodal feedback is often required for full performance efficiency and the current level of feedback in common teleoperation practices </w:t>
            </w:r>
            <w:r w:rsidR="0086791E">
              <w:rPr>
                <w:b w:val="0"/>
                <w:bCs w:val="0"/>
              </w:rPr>
              <w:t>can be</w:t>
            </w:r>
            <w:r>
              <w:rPr>
                <w:b w:val="0"/>
                <w:bCs w:val="0"/>
              </w:rPr>
              <w:t xml:space="preserve"> </w:t>
            </w:r>
            <w:r w:rsidR="0086791E">
              <w:rPr>
                <w:b w:val="0"/>
                <w:bCs w:val="0"/>
              </w:rPr>
              <w:t xml:space="preserve">inadequate </w:t>
            </w:r>
            <w:r>
              <w:rPr>
                <w:b w:val="0"/>
                <w:bCs w:val="0"/>
              </w:rPr>
              <w:t>(</w:t>
            </w:r>
            <w:r w:rsidRPr="00120D57">
              <w:rPr>
                <w:b w:val="0"/>
                <w:bCs w:val="0"/>
                <w:highlight w:val="red"/>
              </w:rPr>
              <w:t>DENTISTRY SOURCE HERE</w:t>
            </w:r>
            <w:r>
              <w:rPr>
                <w:b w:val="0"/>
                <w:bCs w:val="0"/>
              </w:rPr>
              <w:t>).</w:t>
            </w:r>
            <w:r w:rsidR="0086791E">
              <w:rPr>
                <w:b w:val="0"/>
                <w:bCs w:val="0"/>
              </w:rPr>
              <w:t xml:space="preserve"> </w:t>
            </w:r>
            <w:r w:rsidR="00616421">
              <w:rPr>
                <w:b w:val="0"/>
                <w:bCs w:val="0"/>
              </w:rPr>
              <w:t>For example, a</w:t>
            </w:r>
            <w:r w:rsidR="0086791E">
              <w:rPr>
                <w:b w:val="0"/>
                <w:bCs w:val="0"/>
              </w:rPr>
              <w:t xml:space="preserve"> </w:t>
            </w:r>
            <w:r w:rsidR="00D6445E">
              <w:rPr>
                <w:b w:val="0"/>
                <w:bCs w:val="0"/>
              </w:rPr>
              <w:t>teleoperated</w:t>
            </w:r>
            <w:r w:rsidR="0086791E">
              <w:rPr>
                <w:b w:val="0"/>
                <w:bCs w:val="0"/>
              </w:rPr>
              <w:t xml:space="preserve"> helper robot that is unable to hear </w:t>
            </w:r>
            <w:r w:rsidR="00616421">
              <w:rPr>
                <w:b w:val="0"/>
                <w:bCs w:val="0"/>
              </w:rPr>
              <w:t>instructions</w:t>
            </w:r>
            <w:r w:rsidR="0086791E">
              <w:rPr>
                <w:b w:val="0"/>
                <w:bCs w:val="0"/>
              </w:rPr>
              <w:t xml:space="preserve"> will be unable to perform at peak </w:t>
            </w:r>
            <w:r w:rsidR="0047427E">
              <w:rPr>
                <w:b w:val="0"/>
                <w:bCs w:val="0"/>
              </w:rPr>
              <w:t>efficiency and</w:t>
            </w:r>
            <w:r w:rsidR="0086791E">
              <w:rPr>
                <w:b w:val="0"/>
                <w:bCs w:val="0"/>
              </w:rPr>
              <w:t xml:space="preserve"> may even </w:t>
            </w:r>
            <w:r w:rsidR="00D6445E">
              <w:rPr>
                <w:b w:val="0"/>
                <w:bCs w:val="0"/>
              </w:rPr>
              <w:t>be detrimental to</w:t>
            </w:r>
            <w:r w:rsidR="0086791E">
              <w:rPr>
                <w:b w:val="0"/>
                <w:bCs w:val="0"/>
              </w:rPr>
              <w:t xml:space="preserve"> the performance of </w:t>
            </w:r>
            <w:r w:rsidR="00616421">
              <w:rPr>
                <w:b w:val="0"/>
                <w:bCs w:val="0"/>
              </w:rPr>
              <w:t>the human being helped</w:t>
            </w:r>
            <w:r w:rsidR="0086791E">
              <w:rPr>
                <w:b w:val="0"/>
                <w:bCs w:val="0"/>
              </w:rPr>
              <w:t>.</w:t>
            </w:r>
          </w:p>
        </w:tc>
        <w:tc>
          <w:tcPr>
            <w:tcW w:w="4508" w:type="dxa"/>
          </w:tcPr>
          <w:p w14:paraId="12ACB0D4" w14:textId="77777777" w:rsidR="00000FE8" w:rsidRDefault="00000FE8" w:rsidP="00000FE8">
            <w:pPr>
              <w:pStyle w:val="Heading2"/>
              <w:cnfStyle w:val="100000000000" w:firstRow="1" w:lastRow="0" w:firstColumn="0" w:lastColumn="0" w:oddVBand="0" w:evenVBand="0" w:oddHBand="0" w:evenHBand="0" w:firstRowFirstColumn="0" w:firstRowLastColumn="0" w:lastRowFirstColumn="0" w:lastRowLastColumn="0"/>
            </w:pPr>
            <w:r>
              <w:t>The Solution</w:t>
            </w:r>
          </w:p>
          <w:p w14:paraId="67D96807" w14:textId="378AE1AE" w:rsidR="00D6445E" w:rsidRDefault="00120D57" w:rsidP="00000FE8">
            <w:pPr>
              <w:cnfStyle w:val="100000000000" w:firstRow="1" w:lastRow="0" w:firstColumn="0" w:lastColumn="0" w:oddVBand="0" w:evenVBand="0" w:oddHBand="0" w:evenHBand="0" w:firstRowFirstColumn="0" w:firstRowLastColumn="0" w:lastRowFirstColumn="0" w:lastRowLastColumn="0"/>
            </w:pPr>
            <w:r w:rsidRPr="00120D57">
              <w:rPr>
                <w:b w:val="0"/>
                <w:bCs w:val="0"/>
              </w:rPr>
              <w:t xml:space="preserve">Implementing </w:t>
            </w:r>
            <w:r w:rsidR="0086791E">
              <w:rPr>
                <w:b w:val="0"/>
                <w:bCs w:val="0"/>
              </w:rPr>
              <w:t xml:space="preserve">multimodal feedback (haptic, audio, </w:t>
            </w:r>
            <w:r w:rsidR="007F1734">
              <w:rPr>
                <w:b w:val="0"/>
                <w:bCs w:val="0"/>
              </w:rPr>
              <w:t>RGB, LIDAR, IR</w:t>
            </w:r>
            <w:r w:rsidR="0086791E">
              <w:rPr>
                <w:b w:val="0"/>
                <w:bCs w:val="0"/>
              </w:rPr>
              <w:t>) into a robot able to perform dextrous</w:t>
            </w:r>
            <w:r w:rsidR="004F5957">
              <w:rPr>
                <w:b w:val="0"/>
                <w:bCs w:val="0"/>
              </w:rPr>
              <w:t>,</w:t>
            </w:r>
            <w:r w:rsidR="0086791E">
              <w:rPr>
                <w:b w:val="0"/>
                <w:bCs w:val="0"/>
              </w:rPr>
              <w:t xml:space="preserve"> </w:t>
            </w:r>
            <w:r w:rsidR="004F5957">
              <w:rPr>
                <w:b w:val="0"/>
                <w:bCs w:val="0"/>
              </w:rPr>
              <w:t xml:space="preserve">bimanual </w:t>
            </w:r>
            <w:r w:rsidR="0086791E">
              <w:rPr>
                <w:b w:val="0"/>
                <w:bCs w:val="0"/>
              </w:rPr>
              <w:t>manipulation</w:t>
            </w:r>
            <w:r w:rsidR="00D6445E">
              <w:rPr>
                <w:b w:val="0"/>
                <w:bCs w:val="0"/>
              </w:rPr>
              <w:t xml:space="preserve"> via VR teleoperation</w:t>
            </w:r>
            <w:r w:rsidR="007F1734">
              <w:rPr>
                <w:b w:val="0"/>
                <w:bCs w:val="0"/>
              </w:rPr>
              <w:t xml:space="preserve">, and </w:t>
            </w:r>
            <w:r w:rsidR="00916370">
              <w:rPr>
                <w:b w:val="0"/>
                <w:bCs w:val="0"/>
              </w:rPr>
              <w:t xml:space="preserve">doing rigorous </w:t>
            </w:r>
            <w:r w:rsidR="007F1734">
              <w:rPr>
                <w:b w:val="0"/>
                <w:bCs w:val="0"/>
              </w:rPr>
              <w:t>testing to determine the most effective</w:t>
            </w:r>
            <w:r w:rsidR="00884201">
              <w:rPr>
                <w:b w:val="0"/>
                <w:bCs w:val="0"/>
              </w:rPr>
              <w:t xml:space="preserve"> feedback</w:t>
            </w:r>
            <w:r w:rsidR="007F1734">
              <w:rPr>
                <w:b w:val="0"/>
                <w:bCs w:val="0"/>
              </w:rPr>
              <w:t xml:space="preserve"> combinations</w:t>
            </w:r>
            <w:r w:rsidR="00D6445E">
              <w:rPr>
                <w:b w:val="0"/>
                <w:bCs w:val="0"/>
              </w:rPr>
              <w:t xml:space="preserve">. </w:t>
            </w:r>
          </w:p>
          <w:p w14:paraId="4D672691" w14:textId="2A37AEEE" w:rsidR="007F1734" w:rsidRDefault="007F1734" w:rsidP="00000FE8">
            <w:pPr>
              <w:cnfStyle w:val="100000000000" w:firstRow="1" w:lastRow="0" w:firstColumn="0" w:lastColumn="0" w:oddVBand="0" w:evenVBand="0" w:oddHBand="0" w:evenHBand="0" w:firstRowFirstColumn="0" w:firstRowLastColumn="0" w:lastRowFirstColumn="0" w:lastRowLastColumn="0"/>
            </w:pPr>
            <w:r>
              <w:rPr>
                <w:b w:val="0"/>
                <w:bCs w:val="0"/>
              </w:rPr>
              <w:t>The final physical system will be separated into three parts:</w:t>
            </w:r>
          </w:p>
          <w:p w14:paraId="638CCAE3" w14:textId="034972B6" w:rsidR="007F1734" w:rsidRPr="007F1734" w:rsidRDefault="007F1734" w:rsidP="007F1734">
            <w:pPr>
              <w:pStyle w:val="ListParagraph"/>
              <w:numPr>
                <w:ilvl w:val="0"/>
                <w:numId w:val="7"/>
              </w:numPr>
              <w:cnfStyle w:val="100000000000" w:firstRow="1" w:lastRow="0" w:firstColumn="0" w:lastColumn="0" w:oddVBand="0" w:evenVBand="0" w:oddHBand="0" w:evenHBand="0" w:firstRowFirstColumn="0" w:firstRowLastColumn="0" w:lastRowFirstColumn="0" w:lastRowLastColumn="0"/>
              <w:rPr>
                <w:b w:val="0"/>
                <w:bCs w:val="0"/>
              </w:rPr>
            </w:pPr>
            <w:r w:rsidRPr="007F1734">
              <w:rPr>
                <w:b w:val="0"/>
                <w:bCs w:val="0"/>
              </w:rPr>
              <w:t>The Unitree G1 equipped with the RH56DFX Inspire Hand</w:t>
            </w:r>
            <w:r>
              <w:rPr>
                <w:b w:val="0"/>
                <w:bCs w:val="0"/>
              </w:rPr>
              <w:t>.</w:t>
            </w:r>
          </w:p>
          <w:p w14:paraId="5B0F393B" w14:textId="3613D1C6" w:rsidR="00000FE8" w:rsidRPr="007F1734" w:rsidRDefault="007F1734" w:rsidP="007F1734">
            <w:pPr>
              <w:pStyle w:val="ListParagraph"/>
              <w:numPr>
                <w:ilvl w:val="0"/>
                <w:numId w:val="7"/>
              </w:numPr>
              <w:cnfStyle w:val="100000000000" w:firstRow="1" w:lastRow="0" w:firstColumn="0" w:lastColumn="0" w:oddVBand="0" w:evenVBand="0" w:oddHBand="0" w:evenHBand="0" w:firstRowFirstColumn="0" w:firstRowLastColumn="0" w:lastRowFirstColumn="0" w:lastRowLastColumn="0"/>
              <w:rPr>
                <w:b w:val="0"/>
                <w:bCs w:val="0"/>
              </w:rPr>
            </w:pPr>
            <w:r>
              <w:rPr>
                <w:b w:val="0"/>
                <w:bCs w:val="0"/>
              </w:rPr>
              <w:t>C</w:t>
            </w:r>
            <w:r w:rsidRPr="007F1734">
              <w:rPr>
                <w:b w:val="0"/>
                <w:bCs w:val="0"/>
              </w:rPr>
              <w:t>ustomised gloves to provide information input and haptic feedback.</w:t>
            </w:r>
          </w:p>
          <w:p w14:paraId="409F307C" w14:textId="567936F3" w:rsidR="007F1734" w:rsidRPr="007F1734" w:rsidRDefault="007F1734" w:rsidP="007F1734">
            <w:pPr>
              <w:pStyle w:val="ListParagraph"/>
              <w:numPr>
                <w:ilvl w:val="0"/>
                <w:numId w:val="7"/>
              </w:numPr>
              <w:cnfStyle w:val="100000000000" w:firstRow="1" w:lastRow="0" w:firstColumn="0" w:lastColumn="0" w:oddVBand="0" w:evenVBand="0" w:oddHBand="0" w:evenHBand="0" w:firstRowFirstColumn="0" w:firstRowLastColumn="0" w:lastRowFirstColumn="0" w:lastRowLastColumn="0"/>
              <w:rPr>
                <w:b w:val="0"/>
                <w:bCs w:val="0"/>
              </w:rPr>
            </w:pPr>
            <w:r>
              <w:rPr>
                <w:b w:val="0"/>
                <w:bCs w:val="0"/>
              </w:rPr>
              <w:t>The VR headset to provide visual and auditory feedback.</w:t>
            </w:r>
          </w:p>
          <w:p w14:paraId="740E814D" w14:textId="77777777" w:rsidR="00000FE8" w:rsidRDefault="00000FE8" w:rsidP="00000FE8">
            <w:pPr>
              <w:cnfStyle w:val="100000000000" w:firstRow="1" w:lastRow="0" w:firstColumn="0" w:lastColumn="0" w:oddVBand="0" w:evenVBand="0" w:oddHBand="0" w:evenHBand="0" w:firstRowFirstColumn="0" w:firstRowLastColumn="0" w:lastRowFirstColumn="0" w:lastRowLastColumn="0"/>
            </w:pPr>
          </w:p>
        </w:tc>
      </w:tr>
      <w:tr w:rsidR="00000FE8" w14:paraId="6EAFF54B" w14:textId="77777777" w:rsidTr="00120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564D00AB" w14:textId="77777777" w:rsidR="00000FE8" w:rsidRDefault="00000FE8" w:rsidP="00000FE8">
            <w:pPr>
              <w:pStyle w:val="Heading2"/>
            </w:pPr>
            <w:r>
              <w:t>The Value</w:t>
            </w:r>
          </w:p>
          <w:p w14:paraId="6DD679D4" w14:textId="74AD353E" w:rsidR="00616421" w:rsidRDefault="00D6445E" w:rsidP="00000FE8">
            <w:r>
              <w:rPr>
                <w:b w:val="0"/>
                <w:bCs w:val="0"/>
              </w:rPr>
              <w:t xml:space="preserve">Using haptic force/pressure feedback would allow operators to </w:t>
            </w:r>
            <w:r w:rsidR="007F1734">
              <w:rPr>
                <w:b w:val="0"/>
                <w:bCs w:val="0"/>
              </w:rPr>
              <w:t>use appropriate levels of force to manipulate delicate objects, significantly decreasing risk of damages (</w:t>
            </w:r>
            <w:r w:rsidR="007F1734" w:rsidRPr="007F1734">
              <w:rPr>
                <w:b w:val="0"/>
                <w:bCs w:val="0"/>
                <w:highlight w:val="red"/>
              </w:rPr>
              <w:t>PIPE FITTING SOURCE</w:t>
            </w:r>
            <w:r w:rsidR="007F1734">
              <w:rPr>
                <w:b w:val="0"/>
                <w:bCs w:val="0"/>
              </w:rPr>
              <w:t>).</w:t>
            </w:r>
            <w:r w:rsidR="00616421">
              <w:rPr>
                <w:b w:val="0"/>
                <w:bCs w:val="0"/>
              </w:rPr>
              <w:t xml:space="preserve"> Combined with different modes of visual feedback, it would </w:t>
            </w:r>
            <w:r w:rsidR="000D3A2D">
              <w:rPr>
                <w:b w:val="0"/>
                <w:bCs w:val="0"/>
              </w:rPr>
              <w:t xml:space="preserve">allow </w:t>
            </w:r>
            <w:r w:rsidR="00616421">
              <w:rPr>
                <w:b w:val="0"/>
                <w:bCs w:val="0"/>
              </w:rPr>
              <w:t>operat</w:t>
            </w:r>
            <w:r w:rsidR="000D3A2D">
              <w:rPr>
                <w:b w:val="0"/>
                <w:bCs w:val="0"/>
              </w:rPr>
              <w:t>ion</w:t>
            </w:r>
            <w:r w:rsidR="00616421">
              <w:rPr>
                <w:b w:val="0"/>
                <w:bCs w:val="0"/>
              </w:rPr>
              <w:t xml:space="preserve"> in situations where RGB-only visual data is unhelpful (e.g., finding a light switch in a dark room, manipulating occluded objects). </w:t>
            </w:r>
          </w:p>
          <w:p w14:paraId="3C42EDF7" w14:textId="4237C13A" w:rsidR="00000FE8" w:rsidRPr="00616421" w:rsidRDefault="00A26561" w:rsidP="00000FE8">
            <w:pPr>
              <w:rPr>
                <w:b w:val="0"/>
                <w:bCs w:val="0"/>
              </w:rPr>
            </w:pPr>
            <w:r>
              <w:rPr>
                <w:b w:val="0"/>
                <w:bCs w:val="0"/>
              </w:rPr>
              <w:t>For users, it</w:t>
            </w:r>
            <w:r w:rsidR="00616421">
              <w:rPr>
                <w:b w:val="0"/>
                <w:bCs w:val="0"/>
              </w:rPr>
              <w:t xml:space="preserve"> could also increase the speed/efficiency of general manipulation tasks that a helper robot would encounter, saving time and effort for</w:t>
            </w:r>
            <w:r w:rsidR="003D2BF7">
              <w:rPr>
                <w:b w:val="0"/>
                <w:bCs w:val="0"/>
              </w:rPr>
              <w:t xml:space="preserve"> both</w:t>
            </w:r>
            <w:r w:rsidR="00616421">
              <w:rPr>
                <w:b w:val="0"/>
                <w:bCs w:val="0"/>
              </w:rPr>
              <w:t xml:space="preserve"> the operator and the human </w:t>
            </w:r>
            <w:r w:rsidR="003D2BF7">
              <w:rPr>
                <w:b w:val="0"/>
                <w:bCs w:val="0"/>
              </w:rPr>
              <w:t>being helped</w:t>
            </w:r>
            <w:r w:rsidR="00616421">
              <w:rPr>
                <w:b w:val="0"/>
                <w:bCs w:val="0"/>
              </w:rPr>
              <w:t>.</w:t>
            </w:r>
            <w:r>
              <w:rPr>
                <w:b w:val="0"/>
                <w:bCs w:val="0"/>
              </w:rPr>
              <w:t xml:space="preserve"> For industry, this system could be implemented in most situations requiring dextrous manipulation, allowing for multi-disciplinary use and eliminating the need for multiple specialised systems.</w:t>
            </w:r>
          </w:p>
        </w:tc>
      </w:tr>
    </w:tbl>
    <w:p w14:paraId="578A92BA" w14:textId="53AD84B0" w:rsidR="00000FE8" w:rsidRDefault="00DD29F5" w:rsidP="00000FE8">
      <w:ins w:id="3" w:author="Will Browne" w:date="2026-09-01T09:46:00Z" w16du:dateUtc="2026-08-31T23:46:00Z">
        <w:r>
          <w:t>This is good in terms of scope and what is being done. However, it lacks depth into what the actual problem being tackled is academically and the hypothesised solution to it that will be tested.</w:t>
        </w:r>
      </w:ins>
    </w:p>
    <w:p w14:paraId="6458B931" w14:textId="77777777" w:rsidR="00A26561" w:rsidRDefault="00A26561" w:rsidP="00000FE8"/>
    <w:p w14:paraId="430DA718" w14:textId="77777777" w:rsidR="00A26561" w:rsidRDefault="00A26561" w:rsidP="00000FE8"/>
    <w:p w14:paraId="11290C88" w14:textId="63B66730" w:rsidR="00000FE8" w:rsidRDefault="00000FE8" w:rsidP="00CC3132">
      <w:r w:rsidRPr="00000FE8">
        <w:rPr>
          <w:highlight w:val="red"/>
        </w:rPr>
        <w:t>PUT THIS IN APPENDIX:</w:t>
      </w:r>
      <w:ins w:id="4" w:author="Will Browne" w:date="2026-09-01T09:47:00Z" w16du:dateUtc="2026-08-31T23:47:00Z">
        <w:r w:rsidR="00DD29F5">
          <w:rPr>
            <w:highlight w:val="red"/>
          </w:rPr>
          <w:t xml:space="preserve"> if there is room, it can also sit on the main first page</w:t>
        </w:r>
      </w:ins>
    </w:p>
    <w:tbl>
      <w:tblPr>
        <w:tblStyle w:val="GridTable6Colorful-Accent1"/>
        <w:tblW w:w="0" w:type="auto"/>
        <w:tblLook w:val="04A0" w:firstRow="1" w:lastRow="0" w:firstColumn="1" w:lastColumn="0" w:noHBand="0" w:noVBand="1"/>
      </w:tblPr>
      <w:tblGrid>
        <w:gridCol w:w="1074"/>
        <w:gridCol w:w="1278"/>
        <w:gridCol w:w="2155"/>
        <w:gridCol w:w="4509"/>
      </w:tblGrid>
      <w:tr w:rsidR="00CC3132" w14:paraId="10701C42" w14:textId="77777777" w:rsidTr="00A22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dxa"/>
          </w:tcPr>
          <w:p w14:paraId="6D26E1C8" w14:textId="11972F30" w:rsidR="00CC3132" w:rsidRDefault="00CC3132" w:rsidP="00CC3132">
            <w:r>
              <w:t>Version</w:t>
            </w:r>
          </w:p>
        </w:tc>
        <w:tc>
          <w:tcPr>
            <w:tcW w:w="1278" w:type="dxa"/>
          </w:tcPr>
          <w:p w14:paraId="07B0AFCB" w14:textId="26B3AE46" w:rsidR="00CC3132" w:rsidRDefault="001B7D7A" w:rsidP="00CC3132">
            <w:pPr>
              <w:cnfStyle w:val="100000000000" w:firstRow="1" w:lastRow="0" w:firstColumn="0" w:lastColumn="0" w:oddVBand="0" w:evenVBand="0" w:oddHBand="0" w:evenHBand="0" w:firstRowFirstColumn="0" w:firstRowLastColumn="0" w:lastRowFirstColumn="0" w:lastRowLastColumn="0"/>
            </w:pPr>
            <w:r>
              <w:t>Date</w:t>
            </w:r>
          </w:p>
        </w:tc>
        <w:tc>
          <w:tcPr>
            <w:tcW w:w="2155" w:type="dxa"/>
          </w:tcPr>
          <w:p w14:paraId="2054B539" w14:textId="7DB8F372" w:rsidR="00CC3132" w:rsidRDefault="001B7D7A" w:rsidP="00CC3132">
            <w:pPr>
              <w:cnfStyle w:val="100000000000" w:firstRow="1" w:lastRow="0" w:firstColumn="0" w:lastColumn="0" w:oddVBand="0" w:evenVBand="0" w:oddHBand="0" w:evenHBand="0" w:firstRowFirstColumn="0" w:firstRowLastColumn="0" w:lastRowFirstColumn="0" w:lastRowLastColumn="0"/>
            </w:pPr>
            <w:r>
              <w:t>Author</w:t>
            </w:r>
          </w:p>
        </w:tc>
        <w:tc>
          <w:tcPr>
            <w:tcW w:w="4509" w:type="dxa"/>
          </w:tcPr>
          <w:p w14:paraId="6CB90134" w14:textId="1E6844E6" w:rsidR="00CC3132" w:rsidRDefault="001B7D7A" w:rsidP="00CC3132">
            <w:pPr>
              <w:cnfStyle w:val="100000000000" w:firstRow="1" w:lastRow="0" w:firstColumn="0" w:lastColumn="0" w:oddVBand="0" w:evenVBand="0" w:oddHBand="0" w:evenHBand="0" w:firstRowFirstColumn="0" w:firstRowLastColumn="0" w:lastRowFirstColumn="0" w:lastRowLastColumn="0"/>
            </w:pPr>
            <w:r>
              <w:t>Changes/Comments</w:t>
            </w:r>
          </w:p>
        </w:tc>
      </w:tr>
      <w:tr w:rsidR="00CC3132" w14:paraId="22763F60" w14:textId="77777777" w:rsidTr="00A22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dxa"/>
          </w:tcPr>
          <w:p w14:paraId="37F8C6E6" w14:textId="2EB02021" w:rsidR="00CC3132" w:rsidRDefault="00A22609" w:rsidP="00CC3132">
            <w:r>
              <w:t>1</w:t>
            </w:r>
          </w:p>
        </w:tc>
        <w:tc>
          <w:tcPr>
            <w:tcW w:w="1278" w:type="dxa"/>
          </w:tcPr>
          <w:p w14:paraId="5DF344DD" w14:textId="47FBA442" w:rsidR="00CC3132" w:rsidRDefault="00A22609" w:rsidP="00CC3132">
            <w:pPr>
              <w:cnfStyle w:val="000000100000" w:firstRow="0" w:lastRow="0" w:firstColumn="0" w:lastColumn="0" w:oddVBand="0" w:evenVBand="0" w:oddHBand="1" w:evenHBand="0" w:firstRowFirstColumn="0" w:firstRowLastColumn="0" w:lastRowFirstColumn="0" w:lastRowLastColumn="0"/>
            </w:pPr>
            <w:r>
              <w:t>31/08/2026</w:t>
            </w:r>
          </w:p>
        </w:tc>
        <w:tc>
          <w:tcPr>
            <w:tcW w:w="2155" w:type="dxa"/>
          </w:tcPr>
          <w:p w14:paraId="58A5ADEC" w14:textId="627146A5" w:rsidR="00CC3132" w:rsidRDefault="00A22609" w:rsidP="00CC3132">
            <w:pPr>
              <w:cnfStyle w:val="000000100000" w:firstRow="0" w:lastRow="0" w:firstColumn="0" w:lastColumn="0" w:oddVBand="0" w:evenVBand="0" w:oddHBand="1" w:evenHBand="0" w:firstRowFirstColumn="0" w:firstRowLastColumn="0" w:lastRowFirstColumn="0" w:lastRowLastColumn="0"/>
            </w:pPr>
            <w:r>
              <w:t>Joseph Schneider</w:t>
            </w:r>
          </w:p>
        </w:tc>
        <w:tc>
          <w:tcPr>
            <w:tcW w:w="4509" w:type="dxa"/>
          </w:tcPr>
          <w:p w14:paraId="670E1631" w14:textId="3F4CFB05" w:rsidR="00CC3132" w:rsidRDefault="00A22609" w:rsidP="00CC3132">
            <w:pPr>
              <w:cnfStyle w:val="000000100000" w:firstRow="0" w:lastRow="0" w:firstColumn="0" w:lastColumn="0" w:oddVBand="0" w:evenVBand="0" w:oddHBand="1" w:evenHBand="0" w:firstRowFirstColumn="0" w:firstRowLastColumn="0" w:lastRowFirstColumn="0" w:lastRowLastColumn="0"/>
            </w:pPr>
            <w:r>
              <w:t>Initial project proposal</w:t>
            </w:r>
            <w:r w:rsidR="00327582">
              <w:t xml:space="preserve"> draft</w:t>
            </w:r>
          </w:p>
        </w:tc>
      </w:tr>
    </w:tbl>
    <w:p w14:paraId="3AF6CF85" w14:textId="77777777" w:rsidR="00CC3132" w:rsidRDefault="00CC3132" w:rsidP="00CC3132"/>
    <w:p w14:paraId="7EF0B475" w14:textId="5576396D" w:rsidR="00164F5E" w:rsidRDefault="001B7D7A" w:rsidP="00164F5E">
      <w:pPr>
        <w:pStyle w:val="Heading2WITHnumbers"/>
      </w:pPr>
      <w:r>
        <w:t>General Objective</w:t>
      </w:r>
    </w:p>
    <w:p w14:paraId="3385E3FD" w14:textId="08772D1D" w:rsidR="001B7D7A" w:rsidRDefault="000D5937" w:rsidP="001B7D7A">
      <w:pPr>
        <w:rPr>
          <w:i/>
          <w:iCs/>
        </w:rPr>
      </w:pPr>
      <w:r>
        <w:rPr>
          <w:i/>
          <w:iCs/>
        </w:rPr>
        <w:t>[</w:t>
      </w:r>
      <w:r w:rsidR="006A7963">
        <w:rPr>
          <w:i/>
          <w:iCs/>
        </w:rPr>
        <w:t>One paragraph describing the overall project objective</w:t>
      </w:r>
      <w:r w:rsidR="00E81AD9">
        <w:rPr>
          <w:i/>
          <w:iCs/>
        </w:rPr>
        <w:t xml:space="preserve"> and research questions</w:t>
      </w:r>
      <w:r w:rsidR="009E1B20">
        <w:rPr>
          <w:i/>
          <w:iCs/>
        </w:rPr>
        <w:t>]</w:t>
      </w:r>
      <w:r w:rsidR="00F03E95">
        <w:rPr>
          <w:i/>
          <w:iCs/>
        </w:rPr>
        <w:t xml:space="preserve"> (</w:t>
      </w:r>
      <w:r w:rsidR="00F03E95" w:rsidRPr="00F03E95">
        <w:rPr>
          <w:i/>
          <w:iCs/>
          <w:highlight w:val="red"/>
        </w:rPr>
        <w:t>remove for final</w:t>
      </w:r>
      <w:r w:rsidR="00F03E95">
        <w:rPr>
          <w:i/>
          <w:iCs/>
        </w:rPr>
        <w:t>)</w:t>
      </w:r>
      <w:r w:rsidR="005C2E47">
        <w:rPr>
          <w:i/>
          <w:iCs/>
        </w:rPr>
        <w:t>.</w:t>
      </w:r>
      <w:r w:rsidR="00B006D8">
        <w:rPr>
          <w:i/>
          <w:iCs/>
        </w:rPr>
        <w:t xml:space="preserve"> </w:t>
      </w:r>
    </w:p>
    <w:p w14:paraId="062D1F84" w14:textId="3A0029CE" w:rsidR="00F42916" w:rsidRDefault="00A22609" w:rsidP="001B7D7A">
      <w:r>
        <w:t>This project aims to</w:t>
      </w:r>
      <w:r w:rsidR="00CA2F67">
        <w:t xml:space="preserve"> implement</w:t>
      </w:r>
      <w:r w:rsidR="001024DF">
        <w:t xml:space="preserve"> </w:t>
      </w:r>
      <w:r w:rsidR="00CA2F67">
        <w:t xml:space="preserve">different feedback types (haptic, audio, </w:t>
      </w:r>
      <w:ins w:id="5" w:author="Will Browne" w:date="2026-09-01T09:47:00Z" w16du:dateUtc="2026-08-31T23:47:00Z">
        <w:r w:rsidR="00DD29F5">
          <w:t>visual [</w:t>
        </w:r>
      </w:ins>
      <w:r w:rsidR="0018506C">
        <w:t>RGB, LIDAR, IR</w:t>
      </w:r>
      <w:ins w:id="6" w:author="Will Browne" w:date="2026-09-01T09:47:00Z" w16du:dateUtc="2026-08-31T23:47:00Z">
        <w:r w:rsidR="00DD29F5">
          <w:t>]</w:t>
        </w:r>
      </w:ins>
      <w:r w:rsidR="00CA2F67">
        <w:t xml:space="preserve">) into multimodal VR teleoperation </w:t>
      </w:r>
      <w:r w:rsidR="001024DF">
        <w:t>and evaluate their e</w:t>
      </w:r>
      <w:r w:rsidR="00CA2F67">
        <w:t xml:space="preserve">ffects </w:t>
      </w:r>
      <w:r w:rsidR="001024DF">
        <w:t xml:space="preserve">on </w:t>
      </w:r>
      <w:r w:rsidR="00CA2F67">
        <w:t xml:space="preserve">operator performance and behaviour. </w:t>
      </w:r>
      <w:r w:rsidR="00F42916">
        <w:t>Most c</w:t>
      </w:r>
      <w:r w:rsidR="001024DF">
        <w:t>urrent teleoperation practices implement visual-only feedback, meaning a full understanding of the robot’s situation is rarely provided to the operator, which can lead to inefficiency</w:t>
      </w:r>
      <w:r w:rsidR="00F42916">
        <w:t xml:space="preserve"> as well as</w:t>
      </w:r>
      <w:r w:rsidR="001024DF">
        <w:t xml:space="preserve"> damages to the robot and its surroundings</w:t>
      </w:r>
      <w:r w:rsidR="003139D8">
        <w:t xml:space="preserve"> (</w:t>
      </w:r>
      <w:r w:rsidR="003139D8" w:rsidRPr="00F42916">
        <w:rPr>
          <w:highlight w:val="red"/>
        </w:rPr>
        <w:t>INSERT SOURCE HERE</w:t>
      </w:r>
      <w:r w:rsidR="003139D8">
        <w:t>)</w:t>
      </w:r>
      <w:r w:rsidR="001024DF">
        <w:t>. The main</w:t>
      </w:r>
      <w:r w:rsidR="00CA2F67">
        <w:t xml:space="preserve"> goal of th</w:t>
      </w:r>
      <w:r w:rsidR="001024DF">
        <w:t>is</w:t>
      </w:r>
      <w:r w:rsidR="00CA2F67">
        <w:t xml:space="preserve"> project is to deliver a</w:t>
      </w:r>
      <w:r w:rsidR="004F5957">
        <w:t xml:space="preserve"> </w:t>
      </w:r>
      <w:r w:rsidR="00707085">
        <w:t>dextrous, bimanual</w:t>
      </w:r>
      <w:r w:rsidR="00CA2F67">
        <w:t xml:space="preserve"> system that uses</w:t>
      </w:r>
      <w:r w:rsidR="00F42916">
        <w:t xml:space="preserve"> multimodal feedback</w:t>
      </w:r>
      <w:r w:rsidR="00CA2F67">
        <w:t xml:space="preserve"> to implement real-time VR teleoperation</w:t>
      </w:r>
      <w:r w:rsidR="0018506C">
        <w:t xml:space="preserve"> and evaluate different combinations of feedback for their effect on the operator’s performance and behaviour,</w:t>
      </w:r>
      <w:r w:rsidR="00F42916">
        <w:t xml:space="preserve"> in the context of a general helper robot being teleoperated at the Queensland Centre for Robotics </w:t>
      </w:r>
      <w:r w:rsidR="0018506C">
        <w:t>(</w:t>
      </w:r>
      <w:r w:rsidR="00F42916">
        <w:t>S11 at QUT</w:t>
      </w:r>
      <w:r w:rsidR="0018506C">
        <w:t>)</w:t>
      </w:r>
      <w:r w:rsidR="00CA2F67">
        <w:t>.</w:t>
      </w:r>
      <w:r w:rsidR="003139D8">
        <w:t xml:space="preserve"> </w:t>
      </w:r>
      <w:r w:rsidR="00F42916">
        <w:t>While previous research has been done into VR teleoperation at QUT (</w:t>
      </w:r>
      <w:r w:rsidR="00C72D83">
        <w:rPr>
          <w:highlight w:val="red"/>
        </w:rPr>
        <w:t>SOURCE</w:t>
      </w:r>
      <w:r w:rsidR="00C8173F" w:rsidRPr="00C8173F">
        <w:rPr>
          <w:highlight w:val="red"/>
        </w:rPr>
        <w:t xml:space="preserve"> ZONGYUAN’S STUFF </w:t>
      </w:r>
      <w:r w:rsidR="00F42916" w:rsidRPr="00C8173F">
        <w:rPr>
          <w:highlight w:val="red"/>
        </w:rPr>
        <w:t>HERE</w:t>
      </w:r>
      <w:r w:rsidR="00F42916">
        <w:t xml:space="preserve">), it did not investigate </w:t>
      </w:r>
      <w:r w:rsidR="00C8173F">
        <w:t>haptic</w:t>
      </w:r>
      <w:r w:rsidR="00F42916">
        <w:t xml:space="preserve"> feedback</w:t>
      </w:r>
      <w:r w:rsidR="00C8173F">
        <w:t xml:space="preserve"> or different visual modes</w:t>
      </w:r>
      <w:r w:rsidR="003139D8">
        <w:t>, which is a research gap that led to the research question:</w:t>
      </w:r>
    </w:p>
    <w:p w14:paraId="68D9A5BE" w14:textId="77777777" w:rsidR="00DD29F5" w:rsidRDefault="003139D8" w:rsidP="003139D8">
      <w:pPr>
        <w:rPr>
          <w:ins w:id="7" w:author="Will Browne" w:date="2026-09-01T09:48:00Z" w16du:dateUtc="2026-08-31T23:48:00Z"/>
          <w:b/>
          <w:bCs/>
        </w:rPr>
      </w:pPr>
      <w:r w:rsidRPr="003139D8">
        <w:rPr>
          <w:b/>
          <w:bCs/>
        </w:rPr>
        <w:t>How does the availability of haptic and auditory feedback affect human performance and decision-making during teleoperation of robots with varied visual data?</w:t>
      </w:r>
    </w:p>
    <w:p w14:paraId="434401C3" w14:textId="44D0D003" w:rsidR="003139D8" w:rsidRPr="003139D8" w:rsidRDefault="00DD29F5" w:rsidP="003139D8">
      <w:pPr>
        <w:rPr>
          <w:b/>
          <w:bCs/>
        </w:rPr>
      </w:pPr>
      <w:ins w:id="8" w:author="Will Browne" w:date="2026-09-01T09:48:00Z" w16du:dateUtc="2026-08-31T23:48:00Z">
        <w:r>
          <w:rPr>
            <w:b/>
            <w:bCs/>
          </w:rPr>
          <w:t>Very good summary, but as above, what is difficult about including haptic and audio feedback in the signal path as well as real-time</w:t>
        </w:r>
      </w:ins>
      <w:ins w:id="9" w:author="Will Browne" w:date="2026-09-01T09:49:00Z" w16du:dateUtc="2026-08-31T23:49:00Z">
        <w:r>
          <w:rPr>
            <w:b/>
            <w:bCs/>
          </w:rPr>
          <w:t xml:space="preserve"> multimodal visual feedback over VR (plus potential solutions to these issues)?</w:t>
        </w:r>
      </w:ins>
    </w:p>
    <w:p w14:paraId="621CC6A4" w14:textId="31941424" w:rsidR="000F13D5" w:rsidRDefault="000D5937" w:rsidP="000F13D5">
      <w:pPr>
        <w:pStyle w:val="Heading2WITHnumbers"/>
      </w:pPr>
      <w:r>
        <w:t xml:space="preserve">Key </w:t>
      </w:r>
      <w:r w:rsidR="009E129B">
        <w:t xml:space="preserve">Finding from </w:t>
      </w:r>
      <w:r w:rsidR="00B15876">
        <w:t xml:space="preserve">the </w:t>
      </w:r>
      <w:r w:rsidR="00D973F2">
        <w:t>Literat</w:t>
      </w:r>
      <w:r w:rsidR="00F704A1">
        <w:t>u</w:t>
      </w:r>
      <w:r w:rsidR="00D973F2">
        <w:t xml:space="preserve">re </w:t>
      </w:r>
      <w:r w:rsidR="00F704A1">
        <w:t xml:space="preserve">- Impact </w:t>
      </w:r>
      <w:r w:rsidR="00D973F2">
        <w:t>on Your Project Design</w:t>
      </w:r>
    </w:p>
    <w:p w14:paraId="3BABE90B" w14:textId="2D5BEF8E" w:rsidR="000D5937" w:rsidRDefault="000D5937" w:rsidP="000D5937">
      <w:pPr>
        <w:rPr>
          <w:i/>
          <w:iCs/>
        </w:rPr>
      </w:pPr>
      <w:r>
        <w:rPr>
          <w:i/>
          <w:iCs/>
        </w:rPr>
        <w:t>[</w:t>
      </w:r>
      <w:r w:rsidR="00544B30">
        <w:rPr>
          <w:i/>
          <w:iCs/>
        </w:rPr>
        <w:t>Here y</w:t>
      </w:r>
      <w:r>
        <w:rPr>
          <w:i/>
          <w:iCs/>
        </w:rPr>
        <w:t>ou should</w:t>
      </w:r>
      <w:r w:rsidR="00544B30">
        <w:rPr>
          <w:i/>
          <w:iCs/>
        </w:rPr>
        <w:t xml:space="preserve"> succinctly</w:t>
      </w:r>
      <w:r>
        <w:rPr>
          <w:i/>
          <w:iCs/>
        </w:rPr>
        <w:t xml:space="preserve"> </w:t>
      </w:r>
      <w:r w:rsidR="009D3338">
        <w:rPr>
          <w:i/>
          <w:iCs/>
        </w:rPr>
        <w:t xml:space="preserve">state a </w:t>
      </w:r>
      <w:r w:rsidR="00D93449">
        <w:rPr>
          <w:i/>
          <w:iCs/>
        </w:rPr>
        <w:t>key takeaway</w:t>
      </w:r>
      <w:r w:rsidR="007743E8">
        <w:rPr>
          <w:i/>
          <w:iCs/>
        </w:rPr>
        <w:t xml:space="preserve"> / </w:t>
      </w:r>
      <w:r w:rsidR="005A1AEA">
        <w:rPr>
          <w:i/>
          <w:iCs/>
        </w:rPr>
        <w:t xml:space="preserve">most </w:t>
      </w:r>
      <w:r w:rsidR="007743E8">
        <w:rPr>
          <w:i/>
          <w:iCs/>
        </w:rPr>
        <w:t>relevant learning</w:t>
      </w:r>
      <w:r w:rsidR="00D93449">
        <w:rPr>
          <w:i/>
          <w:iCs/>
        </w:rPr>
        <w:t xml:space="preserve"> </w:t>
      </w:r>
      <w:r w:rsidR="00442FBB">
        <w:rPr>
          <w:i/>
          <w:iCs/>
        </w:rPr>
        <w:t xml:space="preserve">from </w:t>
      </w:r>
      <w:r>
        <w:rPr>
          <w:i/>
          <w:iCs/>
        </w:rPr>
        <w:t xml:space="preserve">your </w:t>
      </w:r>
      <w:r w:rsidR="007743E8">
        <w:rPr>
          <w:i/>
          <w:iCs/>
        </w:rPr>
        <w:t>r</w:t>
      </w:r>
      <w:r>
        <w:rPr>
          <w:i/>
          <w:iCs/>
        </w:rPr>
        <w:t xml:space="preserve">eview of </w:t>
      </w:r>
      <w:r w:rsidR="007743E8">
        <w:rPr>
          <w:i/>
          <w:iCs/>
        </w:rPr>
        <w:t>l</w:t>
      </w:r>
      <w:r>
        <w:rPr>
          <w:i/>
          <w:iCs/>
        </w:rPr>
        <w:t xml:space="preserve">iterature </w:t>
      </w:r>
      <w:r w:rsidR="006656D6">
        <w:rPr>
          <w:i/>
          <w:iCs/>
        </w:rPr>
        <w:t>(</w:t>
      </w:r>
      <w:r w:rsidR="00442FBB">
        <w:rPr>
          <w:i/>
          <w:iCs/>
        </w:rPr>
        <w:t xml:space="preserve">which will </w:t>
      </w:r>
      <w:r w:rsidR="008D1E31">
        <w:rPr>
          <w:i/>
          <w:iCs/>
        </w:rPr>
        <w:t xml:space="preserve">be </w:t>
      </w:r>
      <w:r>
        <w:rPr>
          <w:i/>
          <w:iCs/>
        </w:rPr>
        <w:t xml:space="preserve">included </w:t>
      </w:r>
      <w:r w:rsidR="009E1B20">
        <w:rPr>
          <w:i/>
          <w:iCs/>
        </w:rPr>
        <w:t>as an a</w:t>
      </w:r>
      <w:r>
        <w:rPr>
          <w:i/>
          <w:iCs/>
        </w:rPr>
        <w:t>ppendix</w:t>
      </w:r>
      <w:r w:rsidR="006656D6">
        <w:rPr>
          <w:i/>
          <w:iCs/>
        </w:rPr>
        <w:t>)</w:t>
      </w:r>
      <w:r>
        <w:rPr>
          <w:i/>
          <w:iCs/>
        </w:rPr>
        <w:t>]</w:t>
      </w:r>
      <w:r w:rsidR="00F03E95">
        <w:rPr>
          <w:i/>
          <w:iCs/>
        </w:rPr>
        <w:t xml:space="preserve"> (</w:t>
      </w:r>
      <w:r w:rsidR="00F03E95" w:rsidRPr="00F03E95">
        <w:rPr>
          <w:i/>
          <w:iCs/>
          <w:highlight w:val="red"/>
        </w:rPr>
        <w:t>remove for final</w:t>
      </w:r>
      <w:r w:rsidR="00F03E95">
        <w:rPr>
          <w:i/>
          <w:iCs/>
        </w:rPr>
        <w:t>)</w:t>
      </w:r>
      <w:r w:rsidR="006656D6">
        <w:rPr>
          <w:i/>
          <w:iCs/>
        </w:rPr>
        <w:t>.</w:t>
      </w:r>
    </w:p>
    <w:p w14:paraId="26844811" w14:textId="77777777" w:rsidR="0042149A" w:rsidRDefault="00C72D83" w:rsidP="001B7D7A">
      <w:r>
        <w:t xml:space="preserve">“Teleoperation’s </w:t>
      </w:r>
      <w:r w:rsidRPr="00C72D83">
        <w:t>primary reliance on visual feedback limits the operator’s efficiency in situations with stiff contact or poor visibility</w:t>
      </w:r>
      <w:r>
        <w:t>”</w:t>
      </w:r>
      <w:r w:rsidRPr="00C72D83">
        <w:t xml:space="preserve"> </w:t>
      </w:r>
      <w:r w:rsidR="00BE4DA0">
        <w:t>(</w:t>
      </w:r>
      <w:hyperlink r:id="rId7" w:history="1">
        <w:r w:rsidR="00BE4DA0" w:rsidRPr="00C72D83">
          <w:rPr>
            <w:rStyle w:val="Hyperlink"/>
            <w:highlight w:val="red"/>
          </w:rPr>
          <w:t>SOURCE</w:t>
        </w:r>
      </w:hyperlink>
      <w:r w:rsidR="00BE4DA0">
        <w:t>).</w:t>
      </w:r>
      <w:r>
        <w:t xml:space="preserve"> Teleoperation using visual-only feedback is not immersive and is </w:t>
      </w:r>
      <w:r w:rsidR="003830C1">
        <w:t>often risky due to forces not being correctly monitored and regulated.</w:t>
      </w:r>
      <w:r w:rsidR="00BE4DA0">
        <w:t xml:space="preserve"> Adding a different feedback mode into visual-only teleoperation universally increases operator performance and confidence in completing tasks</w:t>
      </w:r>
      <w:r w:rsidR="003830C1">
        <w:t xml:space="preserve"> (</w:t>
      </w:r>
      <w:hyperlink r:id="rId8" w:history="1">
        <w:r w:rsidR="003830C1" w:rsidRPr="003830C1">
          <w:rPr>
            <w:rStyle w:val="Hyperlink"/>
            <w:highlight w:val="red"/>
          </w:rPr>
          <w:t>SOURCE</w:t>
        </w:r>
      </w:hyperlink>
      <w:r w:rsidR="003830C1">
        <w:t>)</w:t>
      </w:r>
      <w:r w:rsidR="00BE4DA0">
        <w:t xml:space="preserve">. </w:t>
      </w:r>
      <w:r w:rsidR="00F03E95">
        <w:t>Implementing either haptic or audio feedback</w:t>
      </w:r>
      <w:r w:rsidR="00BE4DA0">
        <w:t xml:space="preserve"> decreases task time,</w:t>
      </w:r>
      <w:r w:rsidR="00F03E95">
        <w:t xml:space="preserve"> task errors, equipment</w:t>
      </w:r>
      <w:r w:rsidR="00BE4DA0">
        <w:t xml:space="preserve"> damage</w:t>
      </w:r>
      <w:r w:rsidR="003830C1">
        <w:t>, maximum force exerted</w:t>
      </w:r>
      <w:r w:rsidR="00F03E95">
        <w:t xml:space="preserve"> and </w:t>
      </w:r>
      <w:r w:rsidR="00BE4DA0">
        <w:t>mental load</w:t>
      </w:r>
      <w:r>
        <w:t>/fatigue</w:t>
      </w:r>
      <w:r w:rsidR="00BE4DA0">
        <w:t xml:space="preserve"> on the operator,</w:t>
      </w:r>
      <w:r w:rsidR="00F03E95">
        <w:t xml:space="preserve"> while increasing operator trust and confidence</w:t>
      </w:r>
      <w:r w:rsidR="005F31C4">
        <w:t>.</w:t>
      </w:r>
    </w:p>
    <w:p w14:paraId="2D16E35A" w14:textId="599BE33B" w:rsidR="000F13D5" w:rsidRDefault="003830C1" w:rsidP="001B7D7A">
      <w:r>
        <w:t xml:space="preserve">Inversely, it was also found that if </w:t>
      </w:r>
      <w:r w:rsidR="00F03E95">
        <w:t>the</w:t>
      </w:r>
      <w:r w:rsidR="0042149A">
        <w:t xml:space="preserve"> added</w:t>
      </w:r>
      <w:r w:rsidR="00F03E95">
        <w:t xml:space="preserve"> information feedback is filtered and reduced, performance increases </w:t>
      </w:r>
      <w:r>
        <w:t xml:space="preserve">while mental load decreases </w:t>
      </w:r>
      <w:r w:rsidR="00F03E95">
        <w:t>(</w:t>
      </w:r>
      <w:r w:rsidR="00F03E95" w:rsidRPr="00BE4DA0">
        <w:rPr>
          <w:highlight w:val="red"/>
        </w:rPr>
        <w:t xml:space="preserve">see </w:t>
      </w:r>
      <w:hyperlink r:id="rId9" w:history="1">
        <w:r w:rsidR="00F03E95" w:rsidRPr="003830C1">
          <w:rPr>
            <w:rStyle w:val="Hyperlink"/>
            <w:highlight w:val="red"/>
          </w:rPr>
          <w:t>Appendix</w:t>
        </w:r>
      </w:hyperlink>
      <w:r w:rsidR="00F03E95">
        <w:t>). This</w:t>
      </w:r>
      <w:r w:rsidR="005F31C4">
        <w:t xml:space="preserve"> </w:t>
      </w:r>
      <w:r>
        <w:t xml:space="preserve">implies that a certain amount of information feedback can be detrimental to teleoperation, leading to the two </w:t>
      </w:r>
      <w:del w:id="10" w:author="Will Browne" w:date="2026-09-01T09:54:00Z" w16du:dateUtc="2026-08-31T23:54:00Z">
        <w:r w:rsidDel="00F0282F">
          <w:delText xml:space="preserve">hypothesis </w:delText>
        </w:r>
      </w:del>
      <w:ins w:id="11" w:author="Will Browne" w:date="2026-09-01T09:54:00Z" w16du:dateUtc="2026-08-31T23:54:00Z">
        <w:r w:rsidR="00F0282F">
          <w:t>hypothes</w:t>
        </w:r>
        <w:r w:rsidR="00F0282F">
          <w:t>e</w:t>
        </w:r>
        <w:r w:rsidR="00F0282F">
          <w:t xml:space="preserve">s </w:t>
        </w:r>
      </w:ins>
      <w:r>
        <w:t>that will be investigated in the project:</w:t>
      </w:r>
    </w:p>
    <w:p w14:paraId="1B7CE17F" w14:textId="5D1AF361" w:rsidR="0042149A" w:rsidRDefault="0042149A" w:rsidP="0042149A">
      <w:pPr>
        <w:pStyle w:val="ListParagraph"/>
        <w:numPr>
          <w:ilvl w:val="0"/>
          <w:numId w:val="8"/>
        </w:numPr>
      </w:pPr>
      <w:r>
        <w:t>Multimodal teleoperation is more efficient at completing manipulation tasks than visual-only teleoperation.</w:t>
      </w:r>
    </w:p>
    <w:p w14:paraId="57E0B049" w14:textId="261C01C6" w:rsidR="0042149A" w:rsidRDefault="0042149A" w:rsidP="0042149A">
      <w:pPr>
        <w:pStyle w:val="ListParagraph"/>
        <w:numPr>
          <w:ilvl w:val="0"/>
          <w:numId w:val="8"/>
        </w:numPr>
      </w:pPr>
      <w:r>
        <w:t>Adding new feedback modes into visual-only teleoperation does not decrease an operator’s ability to complete a task.</w:t>
      </w:r>
    </w:p>
    <w:p w14:paraId="40453691" w14:textId="77777777" w:rsidR="0042149A" w:rsidRPr="001024DF" w:rsidRDefault="0042149A" w:rsidP="0042149A"/>
    <w:p w14:paraId="0C044789" w14:textId="712E2E31" w:rsidR="00297E49" w:rsidRDefault="006A7963" w:rsidP="00297E49">
      <w:pPr>
        <w:pStyle w:val="Heading2WITHnumbers"/>
      </w:pPr>
      <w:r>
        <w:t>Stakeholders &amp; Resources</w:t>
      </w:r>
    </w:p>
    <w:p w14:paraId="13AEFC79" w14:textId="54139664" w:rsidR="00AF2D38" w:rsidRDefault="003A3EBA" w:rsidP="00AF2D38">
      <w:pPr>
        <w:rPr>
          <w:i/>
          <w:iCs/>
        </w:rPr>
      </w:pPr>
      <w:r>
        <w:rPr>
          <w:i/>
          <w:iCs/>
        </w:rPr>
        <w:t xml:space="preserve">[Describe the end users, team members or other people who must be consulted or informed about project progress or outcomes. Identify </w:t>
      </w:r>
      <w:r w:rsidR="005078DC">
        <w:rPr>
          <w:i/>
          <w:iCs/>
        </w:rPr>
        <w:t>resources that will be used to complete the project]</w:t>
      </w:r>
      <w:r w:rsidR="00F03E95">
        <w:rPr>
          <w:i/>
          <w:iCs/>
        </w:rPr>
        <w:t xml:space="preserve"> (</w:t>
      </w:r>
      <w:r w:rsidR="00F03E95" w:rsidRPr="00F03E95">
        <w:rPr>
          <w:i/>
          <w:iCs/>
          <w:highlight w:val="red"/>
        </w:rPr>
        <w:t>remove for final</w:t>
      </w:r>
      <w:r w:rsidR="00F03E95">
        <w:rPr>
          <w:i/>
          <w:iCs/>
        </w:rPr>
        <w:t>)</w:t>
      </w:r>
    </w:p>
    <w:p w14:paraId="25814349" w14:textId="7C9FF185" w:rsidR="006A7011" w:rsidRDefault="00911848" w:rsidP="00AF2D38">
      <w:pPr>
        <w:rPr>
          <w:ins w:id="12" w:author="Will Browne" w:date="2026-09-01T09:55:00Z" w16du:dateUtc="2026-08-31T23:55:00Z"/>
        </w:rPr>
      </w:pPr>
      <w:r>
        <w:t>There are several possible end users for this project,</w:t>
      </w:r>
      <w:r w:rsidR="009F1AA5">
        <w:t xml:space="preserve"> but the main end user is </w:t>
      </w:r>
      <w:r>
        <w:t>industries looking for generalised</w:t>
      </w:r>
      <w:r w:rsidR="009F1AA5">
        <w:t>, mobile</w:t>
      </w:r>
      <w:r>
        <w:t xml:space="preserve"> teleoperation systems that </w:t>
      </w:r>
      <w:r w:rsidR="009F1AA5">
        <w:t>can be implemented in most environments (e.g., low light, hazardous to humans, etc.) and are able to</w:t>
      </w:r>
      <w:r>
        <w:t xml:space="preserve"> moderate force and</w:t>
      </w:r>
      <w:r w:rsidR="009F1AA5">
        <w:t xml:space="preserve"> thus</w:t>
      </w:r>
      <w:r>
        <w:t xml:space="preserve"> lessen damage</w:t>
      </w:r>
      <w:r w:rsidR="009F1AA5">
        <w:t xml:space="preserve"> to fragile items (</w:t>
      </w:r>
      <w:hyperlink r:id="rId10" w:history="1">
        <w:r w:rsidR="009F1AA5" w:rsidRPr="009F1AA5">
          <w:rPr>
            <w:rStyle w:val="Hyperlink"/>
            <w:highlight w:val="red"/>
          </w:rPr>
          <w:t>SOURCE ABOUT THE WAREHOUSES</w:t>
        </w:r>
      </w:hyperlink>
      <w:r w:rsidR="009F1AA5">
        <w:t xml:space="preserve">). </w:t>
      </w:r>
      <w:r w:rsidR="006A7011">
        <w:t xml:space="preserve">Since EGH490 is an individual project, there are no team members that need to be consulted, however the supervisor of the project (Professor Will Browne) does need to be </w:t>
      </w:r>
      <w:r w:rsidR="00F452FC">
        <w:t xml:space="preserve">informed about the project’s progress and </w:t>
      </w:r>
      <w:proofErr w:type="gramStart"/>
      <w:r w:rsidR="00F452FC">
        <w:t>outcomes</w:t>
      </w:r>
      <w:r>
        <w:t>, and</w:t>
      </w:r>
      <w:proofErr w:type="gramEnd"/>
      <w:r>
        <w:t xml:space="preserve"> is available for consultation if required</w:t>
      </w:r>
      <w:r w:rsidR="00F452FC">
        <w:t>.</w:t>
      </w:r>
    </w:p>
    <w:p w14:paraId="3D209C74" w14:textId="7F2804FD" w:rsidR="00F0282F" w:rsidRDefault="00F0282F" w:rsidP="00AF2D38">
      <w:ins w:id="13" w:author="Will Browne" w:date="2026-09-01T09:56:00Z" w16du:dateUtc="2026-08-31T23:56:00Z">
        <w:r>
          <w:t xml:space="preserve">You are welcome to set up visit(s) to ARM Hub to discuss industrial usage </w:t>
        </w:r>
        <w:proofErr w:type="gramStart"/>
        <w:r>
          <w:t>in order to</w:t>
        </w:r>
        <w:proofErr w:type="gramEnd"/>
        <w:r>
          <w:t xml:space="preserve"> inform the project</w:t>
        </w:r>
      </w:ins>
    </w:p>
    <w:p w14:paraId="18455F8C" w14:textId="421557CA" w:rsidR="009F1AA5" w:rsidRDefault="00C854DB" w:rsidP="00C854DB">
      <w:r>
        <w:t>There are several resources that will be used to complete this project. The hardware r</w:t>
      </w:r>
      <w:r w:rsidR="009F1AA5">
        <w:t xml:space="preserve">esources </w:t>
      </w:r>
      <w:r>
        <w:t>will be</w:t>
      </w:r>
      <w:r w:rsidR="009F1AA5">
        <w:t xml:space="preserve"> the</w:t>
      </w:r>
      <w:r w:rsidR="0071650F">
        <w:t xml:space="preserve"> lab and floor space of S11, the</w:t>
      </w:r>
      <w:r>
        <w:t xml:space="preserve"> Unitree G1 equipped with the RH56DFX Inspire Hand, customised gloves that provide information input and haptic feedback (</w:t>
      </w:r>
      <w:hyperlink r:id="rId11" w:history="1">
        <w:r w:rsidRPr="0071650F">
          <w:rPr>
            <w:rStyle w:val="Hyperlink"/>
            <w:highlight w:val="red"/>
          </w:rPr>
          <w:t xml:space="preserve">SOURCE </w:t>
        </w:r>
        <w:r w:rsidR="0071650F" w:rsidRPr="0071650F">
          <w:rPr>
            <w:rStyle w:val="Hyperlink"/>
            <w:highlight w:val="red"/>
          </w:rPr>
          <w:t>LUCID</w:t>
        </w:r>
        <w:r w:rsidRPr="0071650F">
          <w:rPr>
            <w:rStyle w:val="Hyperlink"/>
            <w:highlight w:val="red"/>
          </w:rPr>
          <w:t>GLOVE</w:t>
        </w:r>
      </w:hyperlink>
      <w:r>
        <w:t xml:space="preserve">) and a VR headset that provides visual and auditory feedback. </w:t>
      </w:r>
      <w:ins w:id="14" w:author="Will Browne" w:date="2026-09-01T09:56:00Z" w16du:dateUtc="2026-08-31T23:56:00Z">
        <w:r w:rsidR="00F0282F">
          <w:t xml:space="preserve">You could quantify the feedback available in terms of </w:t>
        </w:r>
      </w:ins>
      <w:ins w:id="15" w:author="Will Browne" w:date="2026-09-01T09:57:00Z" w16du:dateUtc="2026-08-31T23:57:00Z">
        <w:r w:rsidR="00F0282F">
          <w:t xml:space="preserve">quantity, bandwidth and update speeds </w:t>
        </w:r>
        <w:proofErr w:type="gramStart"/>
        <w:r w:rsidR="00F0282F">
          <w:t>in order to</w:t>
        </w:r>
        <w:proofErr w:type="gramEnd"/>
        <w:r w:rsidR="00F0282F">
          <w:t xml:space="preserve"> state whether they are sufficient for this work. </w:t>
        </w:r>
      </w:ins>
      <w:proofErr w:type="gramStart"/>
      <w:r>
        <w:t>The</w:t>
      </w:r>
      <w:proofErr w:type="gramEnd"/>
      <w:r>
        <w:t xml:space="preserve"> software resources will be</w:t>
      </w:r>
      <w:r w:rsidR="0071650F">
        <w:t xml:space="preserve"> GitHub for source control (</w:t>
      </w:r>
      <w:hyperlink r:id="rId12" w:history="1">
        <w:r w:rsidR="0071650F" w:rsidRPr="0071650F">
          <w:rPr>
            <w:rStyle w:val="Hyperlink"/>
            <w:highlight w:val="red"/>
          </w:rPr>
          <w:t>here’s the current Git</w:t>
        </w:r>
        <w:r w:rsidR="0071650F">
          <w:rPr>
            <w:rStyle w:val="Hyperlink"/>
            <w:highlight w:val="red"/>
          </w:rPr>
          <w:t>H</w:t>
        </w:r>
        <w:r w:rsidR="0071650F" w:rsidRPr="0071650F">
          <w:rPr>
            <w:rStyle w:val="Hyperlink"/>
            <w:highlight w:val="red"/>
          </w:rPr>
          <w:t>ub repo I’m using</w:t>
        </w:r>
      </w:hyperlink>
      <w:r w:rsidR="0071650F" w:rsidRPr="0071650F">
        <w:rPr>
          <w:highlight w:val="red"/>
        </w:rPr>
        <w:t xml:space="preserve">, am I allowed to set it </w:t>
      </w:r>
      <w:proofErr w:type="gramStart"/>
      <w:r w:rsidR="0071650F" w:rsidRPr="0071650F">
        <w:rPr>
          <w:highlight w:val="red"/>
        </w:rPr>
        <w:t>to</w:t>
      </w:r>
      <w:proofErr w:type="gramEnd"/>
      <w:r w:rsidR="0071650F" w:rsidRPr="0071650F">
        <w:rPr>
          <w:highlight w:val="red"/>
        </w:rPr>
        <w:t xml:space="preserve"> public? And </w:t>
      </w:r>
      <w:proofErr w:type="gramStart"/>
      <w:r w:rsidR="0071650F" w:rsidRPr="0071650F">
        <w:rPr>
          <w:highlight w:val="red"/>
        </w:rPr>
        <w:t>also</w:t>
      </w:r>
      <w:proofErr w:type="gramEnd"/>
      <w:r w:rsidR="0071650F" w:rsidRPr="0071650F">
        <w:rPr>
          <w:highlight w:val="red"/>
        </w:rPr>
        <w:t xml:space="preserve"> what licence am I supposed to use for it?</w:t>
      </w:r>
      <w:ins w:id="16" w:author="Will Browne" w:date="2026-09-01T09:57:00Z" w16du:dateUtc="2026-08-31T23:57:00Z">
        <w:r w:rsidR="00F0282F">
          <w:t xml:space="preserve"> Currently, there is no sensitive material</w:t>
        </w:r>
      </w:ins>
      <w:ins w:id="17" w:author="Will Browne" w:date="2026-09-01T09:58:00Z" w16du:dateUtc="2026-08-31T23:58:00Z">
        <w:r w:rsidR="00F0282F">
          <w:t>, e.g. IP, so can be set to public under say an MIT licence</w:t>
        </w:r>
      </w:ins>
      <w:r w:rsidR="0071650F">
        <w:t>),</w:t>
      </w:r>
      <w:r w:rsidR="008A66B8">
        <w:t xml:space="preserve"> Unitree</w:t>
      </w:r>
      <w:r w:rsidR="002C195F">
        <w:t>’s GitHub</w:t>
      </w:r>
      <w:r w:rsidR="008A66B8">
        <w:t xml:space="preserve"> repositories (particularly Unitree’s </w:t>
      </w:r>
      <w:proofErr w:type="spellStart"/>
      <w:r w:rsidR="008A66B8">
        <w:t>xr_teleoperate</w:t>
      </w:r>
      <w:proofErr w:type="spellEnd"/>
      <w:r w:rsidR="008A66B8">
        <w:t xml:space="preserve"> (</w:t>
      </w:r>
      <w:hyperlink r:id="rId13" w:history="1">
        <w:r w:rsidR="008A66B8" w:rsidRPr="008A66B8">
          <w:rPr>
            <w:rStyle w:val="Hyperlink"/>
            <w:highlight w:val="red"/>
          </w:rPr>
          <w:t>SOURCE</w:t>
        </w:r>
      </w:hyperlink>
      <w:r w:rsidR="008A66B8">
        <w:t>) for real time teleoperation) and official documentation,</w:t>
      </w:r>
      <w:r>
        <w:t xml:space="preserve"> ROS2</w:t>
      </w:r>
      <w:r w:rsidR="008A66B8">
        <w:t xml:space="preserve"> for visualising the SLAM</w:t>
      </w:r>
      <w:r w:rsidR="0071650F">
        <w:t xml:space="preserve"> data and</w:t>
      </w:r>
      <w:r w:rsidR="008A66B8">
        <w:t xml:space="preserve"> manually controlling the G1’s joint movements</w:t>
      </w:r>
      <w:r w:rsidR="0071650F">
        <w:t xml:space="preserve">, and the </w:t>
      </w:r>
      <w:proofErr w:type="spellStart"/>
      <w:r w:rsidR="0071650F">
        <w:t>LucidGlove</w:t>
      </w:r>
      <w:proofErr w:type="spellEnd"/>
      <w:r w:rsidR="0071650F">
        <w:t xml:space="preserve"> </w:t>
      </w:r>
      <w:proofErr w:type="spellStart"/>
      <w:r w:rsidR="0071650F">
        <w:t>Github</w:t>
      </w:r>
      <w:proofErr w:type="spellEnd"/>
      <w:r w:rsidR="0071650F">
        <w:t xml:space="preserve"> repository for the haptic glove firmware (</w:t>
      </w:r>
      <w:hyperlink r:id="rId14" w:history="1">
        <w:r w:rsidR="0071650F" w:rsidRPr="0071650F">
          <w:rPr>
            <w:rStyle w:val="Hyperlink"/>
            <w:highlight w:val="red"/>
          </w:rPr>
          <w:t>SOURCE</w:t>
        </w:r>
      </w:hyperlink>
      <w:r w:rsidR="0071650F">
        <w:t xml:space="preserve">). </w:t>
      </w:r>
    </w:p>
    <w:p w14:paraId="427E3BE4" w14:textId="63F6EB65" w:rsidR="0071650F" w:rsidRPr="006A7011" w:rsidRDefault="0071650F" w:rsidP="00C854DB">
      <w:r>
        <w:t>For testing</w:t>
      </w:r>
      <w:r w:rsidR="00B21A28">
        <w:t xml:space="preserve">, google forms will be used to collect survey data, and for ethics and compliance, public approved ethics applications from QUT will be analysed, as they will be the most accurate and compliant to QUT’s ethics regarding testing with humans. </w:t>
      </w:r>
      <w:ins w:id="18" w:author="Will Browne" w:date="2026-09-01T09:58:00Z" w16du:dateUtc="2026-08-31T23:58:00Z">
        <w:r w:rsidR="00F0282F">
          <w:t>I would have a separate sentence on</w:t>
        </w:r>
      </w:ins>
      <w:ins w:id="19" w:author="Will Browne" w:date="2026-09-01T09:59:00Z" w16du:dateUtc="2026-08-31T23:59:00Z">
        <w:r w:rsidR="00F0282F">
          <w:t xml:space="preserve"> gaining ethics approval for testing and data storage with human participants.</w:t>
        </w:r>
      </w:ins>
    </w:p>
    <w:p w14:paraId="682EF5A8" w14:textId="5845D08D" w:rsidR="00BA79CE" w:rsidRDefault="00BA79CE" w:rsidP="005078DC">
      <w:pPr>
        <w:pStyle w:val="Heading2WITHnumbers"/>
      </w:pPr>
      <w:r>
        <w:t>Project Methodology</w:t>
      </w:r>
    </w:p>
    <w:p w14:paraId="095E83CC" w14:textId="6A66D009" w:rsidR="00BA79CE" w:rsidRDefault="003373A2" w:rsidP="00BA79CE">
      <w:pPr>
        <w:rPr>
          <w:i/>
          <w:iCs/>
        </w:rPr>
      </w:pPr>
      <w:r>
        <w:rPr>
          <w:i/>
          <w:iCs/>
        </w:rPr>
        <w:t xml:space="preserve">[Describe what methodology and methods you will use to conduct your capstone research project. </w:t>
      </w:r>
      <w:r w:rsidR="00354CE6">
        <w:rPr>
          <w:i/>
          <w:iCs/>
        </w:rPr>
        <w:t xml:space="preserve">When considering your approach to project methodology, you may wish to revisit your learning from EGH404 </w:t>
      </w:r>
      <w:r w:rsidR="005C2E47">
        <w:rPr>
          <w:i/>
          <w:iCs/>
        </w:rPr>
        <w:t xml:space="preserve">Research in Engineering Practice. Consider what data, </w:t>
      </w:r>
      <w:r w:rsidR="00E271B8">
        <w:rPr>
          <w:i/>
          <w:iCs/>
        </w:rPr>
        <w:t>information,</w:t>
      </w:r>
      <w:r w:rsidR="005C2E47">
        <w:rPr>
          <w:i/>
          <w:iCs/>
        </w:rPr>
        <w:t xml:space="preserve"> or measurements you may collect and how you will analyse and synthesise that into </w:t>
      </w:r>
      <w:proofErr w:type="gramStart"/>
      <w:r w:rsidR="005C2E47">
        <w:rPr>
          <w:i/>
          <w:iCs/>
        </w:rPr>
        <w:t>a final outcome</w:t>
      </w:r>
      <w:proofErr w:type="gramEnd"/>
      <w:r w:rsidR="005C2E47">
        <w:rPr>
          <w:i/>
          <w:iCs/>
        </w:rPr>
        <w:t>.</w:t>
      </w:r>
      <w:r w:rsidR="00F03E95">
        <w:rPr>
          <w:i/>
          <w:iCs/>
        </w:rPr>
        <w:t xml:space="preserve"> (</w:t>
      </w:r>
      <w:r w:rsidR="00F03E95" w:rsidRPr="00F03E95">
        <w:rPr>
          <w:i/>
          <w:iCs/>
          <w:highlight w:val="red"/>
        </w:rPr>
        <w:t>remove for final</w:t>
      </w:r>
      <w:r w:rsidR="00F03E95">
        <w:rPr>
          <w:i/>
          <w:iCs/>
        </w:rPr>
        <w:t>)</w:t>
      </w:r>
      <w:r w:rsidR="005C2E47">
        <w:rPr>
          <w:i/>
          <w:iCs/>
        </w:rPr>
        <w:t>]</w:t>
      </w:r>
    </w:p>
    <w:p w14:paraId="07870826" w14:textId="6EE00BD9" w:rsidR="00EE6F6D" w:rsidRDefault="00EE6F6D" w:rsidP="00BA79CE">
      <w:pPr>
        <w:rPr>
          <w:ins w:id="20" w:author="Will Browne" w:date="2026-09-01T13:18:00Z" w16du:dateUtc="2026-09-01T03:18:00Z"/>
        </w:rPr>
      </w:pPr>
      <w:r w:rsidRPr="00EE6F6D">
        <w:rPr>
          <w:highlight w:val="red"/>
        </w:rPr>
        <w:t>UNFINISHED</w:t>
      </w:r>
      <w:r w:rsidR="002C195F">
        <w:rPr>
          <w:highlight w:val="red"/>
        </w:rPr>
        <w:t xml:space="preserve"> NOTES</w:t>
      </w:r>
      <w:r w:rsidRPr="00EE6F6D">
        <w:rPr>
          <w:highlight w:val="red"/>
        </w:rPr>
        <w:t xml:space="preserve"> PAST THIS POIN</w:t>
      </w:r>
      <w:r w:rsidR="00DC5C30">
        <w:rPr>
          <w:highlight w:val="red"/>
        </w:rPr>
        <w:t>T!</w:t>
      </w:r>
    </w:p>
    <w:p w14:paraId="0B98701B" w14:textId="77777777" w:rsidR="00506372" w:rsidRDefault="00506372" w:rsidP="00BA79CE">
      <w:pPr>
        <w:rPr>
          <w:ins w:id="21" w:author="Will Browne" w:date="2026-09-01T13:18:00Z" w16du:dateUtc="2026-09-01T03:18:00Z"/>
        </w:rPr>
      </w:pPr>
    </w:p>
    <w:p w14:paraId="2522EFF3" w14:textId="295E24CC" w:rsidR="00506372" w:rsidRDefault="00506372" w:rsidP="00BA79CE">
      <w:ins w:id="22" w:author="Will Browne" w:date="2026-09-01T13:18:00Z" w16du:dateUtc="2026-09-01T03:18:00Z">
        <w:r>
          <w:t xml:space="preserve">Can think of the wider engineering perspective, e.g. </w:t>
        </w:r>
        <w:r>
          <w:t>‘</w:t>
        </w:r>
        <w:r>
          <w:t>engineering design cycle’, ‘V-shaped design’</w:t>
        </w:r>
      </w:ins>
    </w:p>
    <w:p w14:paraId="6304F8EA" w14:textId="024E0E4B" w:rsidR="00F03E95" w:rsidRDefault="00F03E95" w:rsidP="00911848">
      <w:pPr>
        <w:pStyle w:val="ListParagraph"/>
        <w:numPr>
          <w:ilvl w:val="0"/>
          <w:numId w:val="9"/>
        </w:numPr>
      </w:pPr>
      <w:r>
        <w:t>RANDOM TEST ORDERS (ACB, BAC, ABC, CBA, etc)</w:t>
      </w:r>
      <w:r w:rsidR="00E352A6">
        <w:t xml:space="preserve"> (very good to do because if the participants all do the same order they’ll be really good at controlling the robot by the end which will skew the end tests a lot, so have it all random, same reason why there can’t be a “10 minute get used to it” thing </w:t>
      </w:r>
      <w:r w:rsidR="00134338">
        <w:t xml:space="preserve">(and why I can’t be one of the participants) </w:t>
      </w:r>
      <w:r w:rsidR="00E352A6">
        <w:t xml:space="preserve">since you’d be </w:t>
      </w:r>
      <w:r w:rsidR="008F0D30">
        <w:t>better at</w:t>
      </w:r>
      <w:r w:rsidR="00E352A6">
        <w:t xml:space="preserve"> the mode you practiced in)</w:t>
      </w:r>
    </w:p>
    <w:p w14:paraId="4E30EB46" w14:textId="5A0D985E" w:rsidR="00E352A6" w:rsidRDefault="00911848" w:rsidP="00911848">
      <w:pPr>
        <w:pStyle w:val="ListParagraph"/>
        <w:numPr>
          <w:ilvl w:val="0"/>
          <w:numId w:val="9"/>
        </w:numPr>
      </w:pPr>
      <w:r>
        <w:t xml:space="preserve">DO A </w:t>
      </w:r>
      <w:r w:rsidR="00E352A6">
        <w:t>DARK ROOM TEST (For LIDAR and haptics to shine)</w:t>
      </w:r>
    </w:p>
    <w:p w14:paraId="5EB06013" w14:textId="0B23B5E4" w:rsidR="00F452FC" w:rsidRDefault="00F452FC" w:rsidP="00911848">
      <w:pPr>
        <w:pStyle w:val="ListParagraph"/>
        <w:numPr>
          <w:ilvl w:val="0"/>
          <w:numId w:val="9"/>
        </w:numPr>
      </w:pPr>
      <w:r>
        <w:t>MEASUREMENTS (Time to complete task, pressure measurements from fingers (max force/pressure), task errors (distance from target or how many times you dropped something for pick and place), etc)</w:t>
      </w:r>
    </w:p>
    <w:p w14:paraId="2718C8FF" w14:textId="45E4887F" w:rsidR="00F452FC" w:rsidRDefault="00F452FC" w:rsidP="00911848">
      <w:pPr>
        <w:pStyle w:val="ListParagraph"/>
        <w:numPr>
          <w:ilvl w:val="0"/>
          <w:numId w:val="9"/>
        </w:numPr>
      </w:pPr>
      <w:r>
        <w:t>HOW TO ANALYSE DATA (Set it as percentages (something non-empirical) so that people who are more adept at using the robot get similar weighting than people who aren’t</w:t>
      </w:r>
      <w:r w:rsidR="00B21A28">
        <w:t xml:space="preserve"> (if I only get one glove going then this will help with left/</w:t>
      </w:r>
      <w:proofErr w:type="gramStart"/>
      <w:r w:rsidR="00B21A28">
        <w:t>right handed</w:t>
      </w:r>
      <w:proofErr w:type="gramEnd"/>
      <w:r w:rsidR="00B21A28">
        <w:t xml:space="preserve"> disparity)</w:t>
      </w:r>
      <w:r>
        <w:t>)</w:t>
      </w:r>
    </w:p>
    <w:p w14:paraId="5B770C90" w14:textId="0129C8E2" w:rsidR="00B21A28" w:rsidRPr="00F03E95" w:rsidRDefault="00B21A28" w:rsidP="00911848">
      <w:pPr>
        <w:pStyle w:val="ListParagraph"/>
        <w:numPr>
          <w:ilvl w:val="0"/>
          <w:numId w:val="9"/>
        </w:numPr>
      </w:pPr>
      <w:r>
        <w:t>.</w:t>
      </w:r>
    </w:p>
    <w:p w14:paraId="32009132" w14:textId="44BB801F" w:rsidR="005078DC" w:rsidRDefault="005078DC" w:rsidP="005078DC">
      <w:pPr>
        <w:pStyle w:val="Heading2WITHnumbers"/>
      </w:pPr>
      <w:r>
        <w:t>Deliverables</w:t>
      </w:r>
    </w:p>
    <w:p w14:paraId="3396483B" w14:textId="2E092FDA" w:rsidR="005078DC" w:rsidRDefault="00E95AB4" w:rsidP="005078DC">
      <w:pPr>
        <w:rPr>
          <w:ins w:id="23" w:author="Will Browne" w:date="2026-09-01T13:19:00Z" w16du:dateUtc="2026-09-01T03:19:00Z"/>
          <w:i/>
          <w:iCs/>
        </w:rPr>
      </w:pPr>
      <w:r>
        <w:rPr>
          <w:i/>
          <w:iCs/>
        </w:rPr>
        <w:t xml:space="preserve">[Identify what will be produced by the end of your project which may include constructed systems, reports, drawings, designs, reviews, </w:t>
      </w:r>
      <w:r w:rsidR="00664493">
        <w:rPr>
          <w:i/>
          <w:iCs/>
        </w:rPr>
        <w:t xml:space="preserve">reports, presentations </w:t>
      </w:r>
      <w:r>
        <w:rPr>
          <w:i/>
          <w:iCs/>
        </w:rPr>
        <w:t>etc</w:t>
      </w:r>
      <w:r w:rsidR="001847C0">
        <w:rPr>
          <w:i/>
          <w:iCs/>
        </w:rPr>
        <w:t>. Note that you should include interim deliverables including status reports to your supervisor, clients, industry partners or stakeholders as required</w:t>
      </w:r>
      <w:r w:rsidR="00F03E95">
        <w:rPr>
          <w:i/>
          <w:iCs/>
        </w:rPr>
        <w:t xml:space="preserve"> (</w:t>
      </w:r>
      <w:r w:rsidR="00F03E95" w:rsidRPr="00F03E95">
        <w:rPr>
          <w:i/>
          <w:iCs/>
          <w:highlight w:val="red"/>
        </w:rPr>
        <w:t>remove for final</w:t>
      </w:r>
      <w:r w:rsidR="00F03E95">
        <w:rPr>
          <w:i/>
          <w:iCs/>
        </w:rPr>
        <w:t>)</w:t>
      </w:r>
      <w:r>
        <w:rPr>
          <w:i/>
          <w:iCs/>
        </w:rPr>
        <w:t>]</w:t>
      </w:r>
    </w:p>
    <w:p w14:paraId="22126825" w14:textId="77777777" w:rsidR="00506372" w:rsidRDefault="00506372" w:rsidP="005078DC">
      <w:pPr>
        <w:rPr>
          <w:ins w:id="24" w:author="Will Browne" w:date="2026-09-01T13:19:00Z" w16du:dateUtc="2026-09-01T03:19:00Z"/>
          <w:i/>
          <w:iCs/>
        </w:rPr>
      </w:pPr>
    </w:p>
    <w:p w14:paraId="5740C72D" w14:textId="49A2732D" w:rsidR="00506372" w:rsidRPr="00506372" w:rsidRDefault="00506372" w:rsidP="005078DC">
      <w:pPr>
        <w:rPr>
          <w:rPrChange w:id="25" w:author="Will Browne" w:date="2026-09-01T13:19:00Z" w16du:dateUtc="2026-09-01T03:19:00Z">
            <w:rPr>
              <w:i/>
              <w:iCs/>
            </w:rPr>
          </w:rPrChange>
        </w:rPr>
      </w:pPr>
      <w:ins w:id="26" w:author="Will Browne" w:date="2026-09-01T13:19:00Z" w16du:dateUtc="2026-09-01T03:19:00Z">
        <w:r>
          <w:t>Consider SMART objectives to quantify your deliverables</w:t>
        </w:r>
      </w:ins>
    </w:p>
    <w:p w14:paraId="0F96DD48" w14:textId="714401DE" w:rsidR="00E95AB4" w:rsidRDefault="00E103C3" w:rsidP="00E95AB4">
      <w:pPr>
        <w:pStyle w:val="Heading2WITHnumbers"/>
      </w:pPr>
      <w:r>
        <w:t xml:space="preserve">Risks, </w:t>
      </w:r>
      <w:r w:rsidR="00E95AB4">
        <w:t xml:space="preserve">Requirements &amp; Constraints </w:t>
      </w:r>
    </w:p>
    <w:p w14:paraId="07827F7D" w14:textId="396C8C62" w:rsidR="00E95AB4" w:rsidRDefault="00573078" w:rsidP="00E95AB4">
      <w:pPr>
        <w:rPr>
          <w:i/>
          <w:iCs/>
        </w:rPr>
      </w:pPr>
      <w:r>
        <w:rPr>
          <w:i/>
          <w:iCs/>
        </w:rPr>
        <w:t>[Identify any existing systems that must be interfaced with. Are there any regulatory constraints</w:t>
      </w:r>
      <w:r w:rsidR="00E103C3">
        <w:rPr>
          <w:i/>
          <w:iCs/>
        </w:rPr>
        <w:t>? What safety</w:t>
      </w:r>
      <w:r w:rsidR="00495DBB">
        <w:rPr>
          <w:i/>
          <w:iCs/>
        </w:rPr>
        <w:t xml:space="preserve"> and ethical</w:t>
      </w:r>
      <w:r w:rsidR="00E103C3">
        <w:rPr>
          <w:i/>
          <w:iCs/>
        </w:rPr>
        <w:t xml:space="preserve"> concerns will have to be considered? </w:t>
      </w:r>
      <w:r w:rsidR="00A33F4D">
        <w:rPr>
          <w:i/>
          <w:iCs/>
        </w:rPr>
        <w:t xml:space="preserve">Are there limits to the scope of your </w:t>
      </w:r>
      <w:r w:rsidR="003B6E65">
        <w:rPr>
          <w:i/>
          <w:iCs/>
        </w:rPr>
        <w:t>project because of dependencies?</w:t>
      </w:r>
      <w:r w:rsidR="00F03E95">
        <w:rPr>
          <w:i/>
          <w:iCs/>
        </w:rPr>
        <w:t xml:space="preserve"> (</w:t>
      </w:r>
      <w:r w:rsidR="00F03E95" w:rsidRPr="00F03E95">
        <w:rPr>
          <w:i/>
          <w:iCs/>
          <w:highlight w:val="red"/>
        </w:rPr>
        <w:t>remove for final</w:t>
      </w:r>
      <w:r w:rsidR="00F03E95">
        <w:rPr>
          <w:i/>
          <w:iCs/>
        </w:rPr>
        <w:t>)</w:t>
      </w:r>
      <w:r w:rsidR="003B6E65">
        <w:rPr>
          <w:i/>
          <w:iCs/>
        </w:rPr>
        <w:t>]</w:t>
      </w:r>
    </w:p>
    <w:p w14:paraId="31EAB108" w14:textId="513C46BC" w:rsidR="004B1494" w:rsidRDefault="004B1494" w:rsidP="00E95AB4">
      <w:pPr>
        <w:rPr>
          <w:i/>
          <w:iCs/>
        </w:rPr>
      </w:pPr>
      <w:r>
        <w:rPr>
          <w:i/>
          <w:iCs/>
        </w:rPr>
        <w:t>[Identify any risks including the likelihood and consequence and specify how you will mitigate or monitor that risk</w:t>
      </w:r>
      <w:r w:rsidR="00F03E95">
        <w:rPr>
          <w:i/>
          <w:iCs/>
        </w:rPr>
        <w:t xml:space="preserve"> (</w:t>
      </w:r>
      <w:r w:rsidR="00F03E95" w:rsidRPr="00F03E95">
        <w:rPr>
          <w:i/>
          <w:iCs/>
          <w:highlight w:val="red"/>
        </w:rPr>
        <w:t>remove for final</w:t>
      </w:r>
      <w:r w:rsidR="00F03E95">
        <w:rPr>
          <w:i/>
          <w:iCs/>
        </w:rPr>
        <w:t>)</w:t>
      </w:r>
      <w:r>
        <w:rPr>
          <w:i/>
          <w:iCs/>
        </w:rPr>
        <w:t>]</w:t>
      </w:r>
    </w:p>
    <w:p w14:paraId="0AE06B5A" w14:textId="3033D5B1" w:rsidR="004B1494" w:rsidRPr="004B1494" w:rsidRDefault="00506372" w:rsidP="00E95AB4">
      <w:ins w:id="27" w:author="Will Browne" w:date="2026-09-01T13:19:00Z" w16du:dateUtc="2026-09-01T03:19:00Z">
        <w:r>
          <w:t>refer both to the physical harm risks and the risks to the project completion</w:t>
        </w:r>
      </w:ins>
    </w:p>
    <w:p w14:paraId="55EBF57F" w14:textId="723B3816" w:rsidR="000F62B4" w:rsidRDefault="000F62B4" w:rsidP="000F62B4">
      <w:pPr>
        <w:pStyle w:val="Heading2WITHnumbers"/>
      </w:pPr>
      <w:r>
        <w:t>Quality &amp; Sustainability</w:t>
      </w:r>
    </w:p>
    <w:p w14:paraId="64E38F83" w14:textId="117C78C9" w:rsidR="000F62B4" w:rsidRDefault="000F62B4" w:rsidP="000F62B4">
      <w:pPr>
        <w:rPr>
          <w:ins w:id="28" w:author="Will Browne" w:date="2026-09-01T13:19:00Z" w16du:dateUtc="2026-09-01T03:19:00Z"/>
          <w:i/>
          <w:iCs/>
        </w:rPr>
      </w:pPr>
      <w:r>
        <w:rPr>
          <w:i/>
          <w:iCs/>
        </w:rPr>
        <w:t>[</w:t>
      </w:r>
      <w:r w:rsidR="004E1F9B">
        <w:rPr>
          <w:i/>
          <w:iCs/>
        </w:rPr>
        <w:t xml:space="preserve">How will you measure the quality of your outcome or deliverables? How will you test the validity of your solution? </w:t>
      </w:r>
      <w:r w:rsidR="00D20F97">
        <w:rPr>
          <w:i/>
          <w:iCs/>
        </w:rPr>
        <w:t xml:space="preserve">What is the scope of sustainability that you will consider, i.e. are you only interested in the </w:t>
      </w:r>
      <w:proofErr w:type="gramStart"/>
      <w:r w:rsidR="00D20F97">
        <w:rPr>
          <w:i/>
          <w:iCs/>
        </w:rPr>
        <w:t>short term</w:t>
      </w:r>
      <w:proofErr w:type="gramEnd"/>
      <w:r w:rsidR="00D20F97">
        <w:rPr>
          <w:i/>
          <w:iCs/>
        </w:rPr>
        <w:t xml:space="preserve"> impact or </w:t>
      </w:r>
      <w:r w:rsidR="00495DBB">
        <w:rPr>
          <w:i/>
          <w:iCs/>
        </w:rPr>
        <w:t>will you have to consider life cycle analysis?</w:t>
      </w:r>
      <w:r w:rsidR="00F03E95">
        <w:rPr>
          <w:i/>
          <w:iCs/>
        </w:rPr>
        <w:t xml:space="preserve"> (</w:t>
      </w:r>
      <w:r w:rsidR="00F03E95" w:rsidRPr="00F03E95">
        <w:rPr>
          <w:i/>
          <w:iCs/>
          <w:highlight w:val="red"/>
        </w:rPr>
        <w:t>remove for final</w:t>
      </w:r>
      <w:r w:rsidR="00F03E95">
        <w:rPr>
          <w:i/>
          <w:iCs/>
        </w:rPr>
        <w:t>)</w:t>
      </w:r>
      <w:r w:rsidR="00495DBB">
        <w:rPr>
          <w:i/>
          <w:iCs/>
        </w:rPr>
        <w:t>]</w:t>
      </w:r>
    </w:p>
    <w:p w14:paraId="3C7621FA" w14:textId="2F69CFE1" w:rsidR="00506372" w:rsidRPr="00506372" w:rsidRDefault="00506372" w:rsidP="000F62B4">
      <w:pPr>
        <w:rPr>
          <w:rPrChange w:id="29" w:author="Will Browne" w:date="2026-09-01T13:20:00Z" w16du:dateUtc="2026-09-01T03:20:00Z">
            <w:rPr>
              <w:i/>
              <w:iCs/>
            </w:rPr>
          </w:rPrChange>
        </w:rPr>
      </w:pPr>
      <w:ins w:id="30" w:author="Will Browne" w:date="2026-09-01T13:20:00Z" w16du:dateUtc="2026-09-01T03:20:00Z">
        <w:r>
          <w:t>please consider engineers Australia and worldwide sustainability concerns</w:t>
        </w:r>
      </w:ins>
    </w:p>
    <w:p w14:paraId="6C1538DD" w14:textId="5CBBDBDF" w:rsidR="00B43EB1" w:rsidRDefault="009E116C" w:rsidP="009E116C">
      <w:pPr>
        <w:pStyle w:val="Heading2WITHnumbers"/>
      </w:pPr>
      <w:r>
        <w:t>Timeline &amp; Deliverables</w:t>
      </w:r>
    </w:p>
    <w:p w14:paraId="2DEED401" w14:textId="7FDB3163" w:rsidR="009E116C" w:rsidRDefault="009E116C" w:rsidP="009E116C">
      <w:pPr>
        <w:rPr>
          <w:ins w:id="31" w:author="Will Browne" w:date="2026-09-01T13:20:00Z" w16du:dateUtc="2026-09-01T03:20:00Z"/>
          <w:i/>
          <w:iCs/>
        </w:rPr>
      </w:pPr>
      <w:r>
        <w:rPr>
          <w:i/>
          <w:iCs/>
        </w:rPr>
        <w:t xml:space="preserve">[Outline the broad </w:t>
      </w:r>
      <w:r w:rsidR="00BF0496">
        <w:rPr>
          <w:i/>
          <w:iCs/>
        </w:rPr>
        <w:t>phases of your project and the deliverables that will be achieved at each stage. Include designs, reports, physical systems, etc</w:t>
      </w:r>
      <w:r w:rsidR="007B7AB5">
        <w:rPr>
          <w:i/>
          <w:iCs/>
        </w:rPr>
        <w:t>. The following table contains some examples of what might appear in this table</w:t>
      </w:r>
      <w:r w:rsidR="00462514">
        <w:rPr>
          <w:i/>
          <w:iCs/>
        </w:rPr>
        <w:t>.</w:t>
      </w:r>
      <w:r w:rsidR="00F03E95">
        <w:rPr>
          <w:i/>
          <w:iCs/>
        </w:rPr>
        <w:t xml:space="preserve"> (</w:t>
      </w:r>
      <w:r w:rsidR="00F03E95" w:rsidRPr="00F03E95">
        <w:rPr>
          <w:i/>
          <w:iCs/>
          <w:highlight w:val="red"/>
        </w:rPr>
        <w:t>remove for final</w:t>
      </w:r>
      <w:r w:rsidR="00F03E95">
        <w:rPr>
          <w:i/>
          <w:iCs/>
        </w:rPr>
        <w:t>)</w:t>
      </w:r>
      <w:r w:rsidR="00BF0496">
        <w:rPr>
          <w:i/>
          <w:iCs/>
        </w:rPr>
        <w:t>]</w:t>
      </w:r>
    </w:p>
    <w:p w14:paraId="47FD1862" w14:textId="0B9F3917" w:rsidR="00506372" w:rsidRDefault="00506372" w:rsidP="009E116C">
      <w:pPr>
        <w:rPr>
          <w:i/>
          <w:iCs/>
        </w:rPr>
      </w:pPr>
      <w:ins w:id="32" w:author="Will Browne" w:date="2026-09-01T13:20:00Z" w16du:dateUtc="2026-09-01T03:20:00Z">
        <w:r>
          <w:rPr>
            <w:i/>
            <w:iCs/>
          </w:rPr>
          <w:t>Link specific SMART objectives deliverables to the milestones</w:t>
        </w:r>
      </w:ins>
    </w:p>
    <w:tbl>
      <w:tblPr>
        <w:tblStyle w:val="PlainTable1"/>
        <w:tblW w:w="0" w:type="auto"/>
        <w:tblLook w:val="0420" w:firstRow="1" w:lastRow="0" w:firstColumn="0" w:lastColumn="0" w:noHBand="0" w:noVBand="1"/>
      </w:tblPr>
      <w:tblGrid>
        <w:gridCol w:w="965"/>
        <w:gridCol w:w="1763"/>
        <w:gridCol w:w="3418"/>
        <w:gridCol w:w="1600"/>
        <w:gridCol w:w="1270"/>
      </w:tblGrid>
      <w:tr w:rsidR="007B7AB5" w14:paraId="2D8B2983" w14:textId="77777777" w:rsidTr="00F92CB3">
        <w:trPr>
          <w:cnfStyle w:val="100000000000" w:firstRow="1" w:lastRow="0" w:firstColumn="0" w:lastColumn="0" w:oddVBand="0" w:evenVBand="0" w:oddHBand="0" w:evenHBand="0" w:firstRowFirstColumn="0" w:firstRowLastColumn="0" w:lastRowFirstColumn="0" w:lastRowLastColumn="0"/>
        </w:trPr>
        <w:tc>
          <w:tcPr>
            <w:tcW w:w="965" w:type="dxa"/>
          </w:tcPr>
          <w:p w14:paraId="56A1491A" w14:textId="63A07669" w:rsidR="00CA13CC" w:rsidRDefault="00C62CAA" w:rsidP="009E116C">
            <w:r>
              <w:t>Number</w:t>
            </w:r>
          </w:p>
        </w:tc>
        <w:tc>
          <w:tcPr>
            <w:tcW w:w="1763" w:type="dxa"/>
          </w:tcPr>
          <w:p w14:paraId="047E55D2" w14:textId="670A25C5" w:rsidR="00CA13CC" w:rsidRDefault="00327DA9" w:rsidP="009E116C">
            <w:r>
              <w:t>Focus</w:t>
            </w:r>
          </w:p>
        </w:tc>
        <w:tc>
          <w:tcPr>
            <w:tcW w:w="3418" w:type="dxa"/>
          </w:tcPr>
          <w:p w14:paraId="7DAF17ED" w14:textId="5A1E3714" w:rsidR="00CA13CC" w:rsidRDefault="00327DA9" w:rsidP="009E116C">
            <w:r>
              <w:t>Deliverable</w:t>
            </w:r>
          </w:p>
        </w:tc>
        <w:tc>
          <w:tcPr>
            <w:tcW w:w="1600" w:type="dxa"/>
          </w:tcPr>
          <w:p w14:paraId="4135D99B" w14:textId="3568CC30" w:rsidR="00CA13CC" w:rsidRDefault="00327DA9" w:rsidP="009E116C">
            <w:r>
              <w:t>Dependency</w:t>
            </w:r>
          </w:p>
        </w:tc>
        <w:tc>
          <w:tcPr>
            <w:tcW w:w="1270" w:type="dxa"/>
          </w:tcPr>
          <w:p w14:paraId="49E9E88C" w14:textId="03F2FC0F" w:rsidR="00CA13CC" w:rsidRDefault="00327DA9" w:rsidP="009E116C">
            <w:r>
              <w:t>Release Date</w:t>
            </w:r>
            <w:r w:rsidR="00223EDB">
              <w:t>/ Milestone</w:t>
            </w:r>
          </w:p>
        </w:tc>
      </w:tr>
      <w:tr w:rsidR="007B7AB5" w14:paraId="45645568" w14:textId="77777777" w:rsidTr="00F92CB3">
        <w:trPr>
          <w:cnfStyle w:val="000000100000" w:firstRow="0" w:lastRow="0" w:firstColumn="0" w:lastColumn="0" w:oddVBand="0" w:evenVBand="0" w:oddHBand="1" w:evenHBand="0" w:firstRowFirstColumn="0" w:firstRowLastColumn="0" w:lastRowFirstColumn="0" w:lastRowLastColumn="0"/>
        </w:trPr>
        <w:tc>
          <w:tcPr>
            <w:tcW w:w="965" w:type="dxa"/>
          </w:tcPr>
          <w:p w14:paraId="6995A036" w14:textId="1DEB7363" w:rsidR="00CA13CC" w:rsidRDefault="00C62CAA" w:rsidP="009E116C">
            <w:r>
              <w:t>1</w:t>
            </w:r>
          </w:p>
        </w:tc>
        <w:tc>
          <w:tcPr>
            <w:tcW w:w="1763" w:type="dxa"/>
          </w:tcPr>
          <w:p w14:paraId="2C3026D0" w14:textId="35A6A910" w:rsidR="00CA13CC" w:rsidRDefault="00C62CAA" w:rsidP="009E116C">
            <w:r>
              <w:t>Literature Review</w:t>
            </w:r>
          </w:p>
        </w:tc>
        <w:tc>
          <w:tcPr>
            <w:tcW w:w="3418" w:type="dxa"/>
          </w:tcPr>
          <w:p w14:paraId="4E4DCDC8" w14:textId="1B53B492" w:rsidR="00CA13CC" w:rsidRDefault="00C62CAA" w:rsidP="009E116C">
            <w:r>
              <w:t xml:space="preserve">Literature Review Report </w:t>
            </w:r>
          </w:p>
        </w:tc>
        <w:tc>
          <w:tcPr>
            <w:tcW w:w="1600" w:type="dxa"/>
          </w:tcPr>
          <w:p w14:paraId="19DC51CB" w14:textId="77777777" w:rsidR="00CA13CC" w:rsidRDefault="00CA13CC" w:rsidP="009E116C"/>
        </w:tc>
        <w:tc>
          <w:tcPr>
            <w:tcW w:w="1270" w:type="dxa"/>
          </w:tcPr>
          <w:p w14:paraId="343A8DF2" w14:textId="77777777" w:rsidR="00CA13CC" w:rsidRDefault="00CA13CC" w:rsidP="009E116C"/>
        </w:tc>
      </w:tr>
      <w:tr w:rsidR="007B7AB5" w14:paraId="649D6888" w14:textId="77777777" w:rsidTr="00F92CB3">
        <w:tc>
          <w:tcPr>
            <w:tcW w:w="965" w:type="dxa"/>
          </w:tcPr>
          <w:p w14:paraId="2FEBCE50" w14:textId="313FD02D" w:rsidR="00CA13CC" w:rsidRDefault="00016B7F" w:rsidP="009E116C">
            <w:r>
              <w:t>2</w:t>
            </w:r>
          </w:p>
        </w:tc>
        <w:tc>
          <w:tcPr>
            <w:tcW w:w="1763" w:type="dxa"/>
          </w:tcPr>
          <w:p w14:paraId="0456B1A0" w14:textId="5E69CD70" w:rsidR="00CA13CC" w:rsidRDefault="00016B7F" w:rsidP="009E116C">
            <w:r>
              <w:t>Conceptual design</w:t>
            </w:r>
          </w:p>
        </w:tc>
        <w:tc>
          <w:tcPr>
            <w:tcW w:w="3418" w:type="dxa"/>
          </w:tcPr>
          <w:p w14:paraId="0CE90372" w14:textId="77777777" w:rsidR="00CA13CC" w:rsidRDefault="00CA13CC" w:rsidP="009E116C"/>
        </w:tc>
        <w:tc>
          <w:tcPr>
            <w:tcW w:w="1600" w:type="dxa"/>
          </w:tcPr>
          <w:p w14:paraId="6235E85B" w14:textId="31FD1B28" w:rsidR="00CA13CC" w:rsidRDefault="00F92CB3" w:rsidP="009E116C">
            <w:r>
              <w:t>1</w:t>
            </w:r>
          </w:p>
        </w:tc>
        <w:tc>
          <w:tcPr>
            <w:tcW w:w="1270" w:type="dxa"/>
          </w:tcPr>
          <w:p w14:paraId="491FD0E3" w14:textId="77777777" w:rsidR="00CA13CC" w:rsidRDefault="00CA13CC" w:rsidP="009E116C"/>
        </w:tc>
      </w:tr>
      <w:tr w:rsidR="007B7AB5" w14:paraId="3A1E04A9" w14:textId="77777777" w:rsidTr="00F92CB3">
        <w:trPr>
          <w:cnfStyle w:val="000000100000" w:firstRow="0" w:lastRow="0" w:firstColumn="0" w:lastColumn="0" w:oddVBand="0" w:evenVBand="0" w:oddHBand="1" w:evenHBand="0" w:firstRowFirstColumn="0" w:firstRowLastColumn="0" w:lastRowFirstColumn="0" w:lastRowLastColumn="0"/>
        </w:trPr>
        <w:tc>
          <w:tcPr>
            <w:tcW w:w="965" w:type="dxa"/>
          </w:tcPr>
          <w:p w14:paraId="5A1A61F8" w14:textId="782224E3" w:rsidR="00CA13CC" w:rsidRDefault="00016B7F" w:rsidP="009E116C">
            <w:r>
              <w:t>3</w:t>
            </w:r>
          </w:p>
        </w:tc>
        <w:tc>
          <w:tcPr>
            <w:tcW w:w="1763" w:type="dxa"/>
          </w:tcPr>
          <w:p w14:paraId="412D48BA" w14:textId="2BA94E9A" w:rsidR="00CA13CC" w:rsidRDefault="00016B7F" w:rsidP="009E116C">
            <w:r>
              <w:t>Sub project 1</w:t>
            </w:r>
          </w:p>
        </w:tc>
        <w:tc>
          <w:tcPr>
            <w:tcW w:w="3418" w:type="dxa"/>
          </w:tcPr>
          <w:p w14:paraId="014BD50D" w14:textId="77777777" w:rsidR="00CA13CC" w:rsidRDefault="00CA13CC" w:rsidP="009E116C"/>
        </w:tc>
        <w:tc>
          <w:tcPr>
            <w:tcW w:w="1600" w:type="dxa"/>
          </w:tcPr>
          <w:p w14:paraId="55390027" w14:textId="77777777" w:rsidR="00CA13CC" w:rsidRDefault="00CA13CC" w:rsidP="009E116C"/>
        </w:tc>
        <w:tc>
          <w:tcPr>
            <w:tcW w:w="1270" w:type="dxa"/>
          </w:tcPr>
          <w:p w14:paraId="06C7CD5C" w14:textId="77777777" w:rsidR="00CA13CC" w:rsidRDefault="00CA13CC" w:rsidP="009E116C"/>
        </w:tc>
      </w:tr>
      <w:tr w:rsidR="00016B7F" w14:paraId="4631B744" w14:textId="77777777" w:rsidTr="00F92CB3">
        <w:tc>
          <w:tcPr>
            <w:tcW w:w="965" w:type="dxa"/>
          </w:tcPr>
          <w:p w14:paraId="2556A9FF" w14:textId="7C508A56" w:rsidR="00016B7F" w:rsidRDefault="00016B7F" w:rsidP="009E116C">
            <w:r>
              <w:t>4</w:t>
            </w:r>
          </w:p>
        </w:tc>
        <w:tc>
          <w:tcPr>
            <w:tcW w:w="1763" w:type="dxa"/>
          </w:tcPr>
          <w:p w14:paraId="08C47448" w14:textId="0D0CD2A4" w:rsidR="00016B7F" w:rsidRDefault="00016B7F" w:rsidP="009E116C">
            <w:r>
              <w:t>Sub project 2</w:t>
            </w:r>
          </w:p>
        </w:tc>
        <w:tc>
          <w:tcPr>
            <w:tcW w:w="3418" w:type="dxa"/>
          </w:tcPr>
          <w:p w14:paraId="73AD9D0F" w14:textId="77777777" w:rsidR="00016B7F" w:rsidRDefault="00016B7F" w:rsidP="009E116C"/>
        </w:tc>
        <w:tc>
          <w:tcPr>
            <w:tcW w:w="1600" w:type="dxa"/>
          </w:tcPr>
          <w:p w14:paraId="666F3D69" w14:textId="77777777" w:rsidR="00016B7F" w:rsidRDefault="00016B7F" w:rsidP="009E116C"/>
        </w:tc>
        <w:tc>
          <w:tcPr>
            <w:tcW w:w="1270" w:type="dxa"/>
          </w:tcPr>
          <w:p w14:paraId="5493D3D0" w14:textId="77777777" w:rsidR="00016B7F" w:rsidRDefault="00016B7F" w:rsidP="009E116C"/>
        </w:tc>
      </w:tr>
      <w:tr w:rsidR="00016B7F" w14:paraId="783A3812" w14:textId="77777777" w:rsidTr="00F92CB3">
        <w:trPr>
          <w:cnfStyle w:val="000000100000" w:firstRow="0" w:lastRow="0" w:firstColumn="0" w:lastColumn="0" w:oddVBand="0" w:evenVBand="0" w:oddHBand="1" w:evenHBand="0" w:firstRowFirstColumn="0" w:firstRowLastColumn="0" w:lastRowFirstColumn="0" w:lastRowLastColumn="0"/>
        </w:trPr>
        <w:tc>
          <w:tcPr>
            <w:tcW w:w="965" w:type="dxa"/>
          </w:tcPr>
          <w:p w14:paraId="656883E2" w14:textId="6C860711" w:rsidR="00016B7F" w:rsidRDefault="00016B7F" w:rsidP="009E116C">
            <w:r>
              <w:t>5</w:t>
            </w:r>
          </w:p>
        </w:tc>
        <w:tc>
          <w:tcPr>
            <w:tcW w:w="1763" w:type="dxa"/>
          </w:tcPr>
          <w:p w14:paraId="75985CB9" w14:textId="48E56E59" w:rsidR="00016B7F" w:rsidRDefault="00F2020E" w:rsidP="009E116C">
            <w:r>
              <w:t>Detailed design</w:t>
            </w:r>
          </w:p>
        </w:tc>
        <w:tc>
          <w:tcPr>
            <w:tcW w:w="3418" w:type="dxa"/>
          </w:tcPr>
          <w:p w14:paraId="712A2D6D" w14:textId="77777777" w:rsidR="00016B7F" w:rsidRDefault="00016B7F" w:rsidP="009E116C"/>
        </w:tc>
        <w:tc>
          <w:tcPr>
            <w:tcW w:w="1600" w:type="dxa"/>
          </w:tcPr>
          <w:p w14:paraId="7A1D9120" w14:textId="0D347F1C" w:rsidR="00016B7F" w:rsidRDefault="00F92CB3" w:rsidP="009E116C">
            <w:r>
              <w:t>2</w:t>
            </w:r>
          </w:p>
        </w:tc>
        <w:tc>
          <w:tcPr>
            <w:tcW w:w="1270" w:type="dxa"/>
          </w:tcPr>
          <w:p w14:paraId="5B55736E" w14:textId="77777777" w:rsidR="00016B7F" w:rsidRDefault="00016B7F" w:rsidP="009E116C"/>
        </w:tc>
      </w:tr>
      <w:tr w:rsidR="00F2020E" w14:paraId="0DD25E1A" w14:textId="77777777" w:rsidTr="00F92CB3">
        <w:tc>
          <w:tcPr>
            <w:tcW w:w="965" w:type="dxa"/>
          </w:tcPr>
          <w:p w14:paraId="0CF4F65E" w14:textId="5A70BC86" w:rsidR="00F2020E" w:rsidRDefault="00F2020E" w:rsidP="009E116C">
            <w:r>
              <w:t>6</w:t>
            </w:r>
          </w:p>
        </w:tc>
        <w:tc>
          <w:tcPr>
            <w:tcW w:w="1763" w:type="dxa"/>
          </w:tcPr>
          <w:p w14:paraId="2C9C28D3" w14:textId="06755C7D" w:rsidR="00F2020E" w:rsidRDefault="0008388C" w:rsidP="009E116C">
            <w:r>
              <w:t xml:space="preserve">Modelling/ </w:t>
            </w:r>
            <w:r w:rsidR="00F2020E">
              <w:t>Rapid prototype</w:t>
            </w:r>
            <w:r w:rsidR="00223EDB">
              <w:t xml:space="preserve"> &amp; </w:t>
            </w:r>
            <w:r w:rsidR="00F92CB3">
              <w:t>experiment</w:t>
            </w:r>
          </w:p>
        </w:tc>
        <w:tc>
          <w:tcPr>
            <w:tcW w:w="3418" w:type="dxa"/>
          </w:tcPr>
          <w:p w14:paraId="7DD6F4B9" w14:textId="77777777" w:rsidR="00F2020E" w:rsidRDefault="00F2020E" w:rsidP="009E116C"/>
        </w:tc>
        <w:tc>
          <w:tcPr>
            <w:tcW w:w="1600" w:type="dxa"/>
          </w:tcPr>
          <w:p w14:paraId="3A7767C0" w14:textId="34B6E1CB" w:rsidR="00F2020E" w:rsidRDefault="00BC2052" w:rsidP="009E116C">
            <w:r>
              <w:t>5</w:t>
            </w:r>
          </w:p>
        </w:tc>
        <w:tc>
          <w:tcPr>
            <w:tcW w:w="1270" w:type="dxa"/>
          </w:tcPr>
          <w:p w14:paraId="11D4050C" w14:textId="77777777" w:rsidR="00F2020E" w:rsidRDefault="00F2020E" w:rsidP="009E116C"/>
        </w:tc>
      </w:tr>
      <w:tr w:rsidR="00BC2052" w14:paraId="71456F1B" w14:textId="77777777" w:rsidTr="00F92CB3">
        <w:trPr>
          <w:cnfStyle w:val="000000100000" w:firstRow="0" w:lastRow="0" w:firstColumn="0" w:lastColumn="0" w:oddVBand="0" w:evenVBand="0" w:oddHBand="1" w:evenHBand="0" w:firstRowFirstColumn="0" w:firstRowLastColumn="0" w:lastRowFirstColumn="0" w:lastRowLastColumn="0"/>
        </w:trPr>
        <w:tc>
          <w:tcPr>
            <w:tcW w:w="965" w:type="dxa"/>
          </w:tcPr>
          <w:p w14:paraId="71F17037" w14:textId="1473E3A4" w:rsidR="00BC2052" w:rsidRDefault="00BC2052" w:rsidP="00BC2052">
            <w:r>
              <w:t>7</w:t>
            </w:r>
          </w:p>
        </w:tc>
        <w:tc>
          <w:tcPr>
            <w:tcW w:w="1763" w:type="dxa"/>
          </w:tcPr>
          <w:p w14:paraId="566AD6F5" w14:textId="1A10CE94" w:rsidR="00BC2052" w:rsidRDefault="000A5ECE" w:rsidP="00BC2052">
            <w:r>
              <w:t>Interim Report</w:t>
            </w:r>
          </w:p>
        </w:tc>
        <w:tc>
          <w:tcPr>
            <w:tcW w:w="3418" w:type="dxa"/>
          </w:tcPr>
          <w:p w14:paraId="5BC54673" w14:textId="77777777" w:rsidR="00BC2052" w:rsidRDefault="00BC2052" w:rsidP="00BC2052"/>
        </w:tc>
        <w:tc>
          <w:tcPr>
            <w:tcW w:w="1600" w:type="dxa"/>
          </w:tcPr>
          <w:p w14:paraId="3A2C94A0" w14:textId="11D1BE23" w:rsidR="00BC2052" w:rsidRDefault="000A5ECE" w:rsidP="00BC2052">
            <w:r>
              <w:t>6</w:t>
            </w:r>
          </w:p>
        </w:tc>
        <w:tc>
          <w:tcPr>
            <w:tcW w:w="1270" w:type="dxa"/>
          </w:tcPr>
          <w:p w14:paraId="5B4E98B6" w14:textId="77777777" w:rsidR="00BC2052" w:rsidRDefault="00BC2052" w:rsidP="00BC2052"/>
        </w:tc>
      </w:tr>
      <w:tr w:rsidR="00BC2052" w14:paraId="7C0020A9" w14:textId="77777777" w:rsidTr="00F92CB3">
        <w:tc>
          <w:tcPr>
            <w:tcW w:w="965" w:type="dxa"/>
          </w:tcPr>
          <w:p w14:paraId="1D2BD0EC" w14:textId="3CF0BC8E" w:rsidR="00BC2052" w:rsidRDefault="00BC2052" w:rsidP="00BC2052">
            <w:r>
              <w:t>8</w:t>
            </w:r>
          </w:p>
        </w:tc>
        <w:tc>
          <w:tcPr>
            <w:tcW w:w="1763" w:type="dxa"/>
          </w:tcPr>
          <w:p w14:paraId="34FAB3DE" w14:textId="54A4E9D0" w:rsidR="00BC2052" w:rsidRDefault="00BC2052" w:rsidP="00BC2052">
            <w:r>
              <w:t>Pilot</w:t>
            </w:r>
          </w:p>
        </w:tc>
        <w:tc>
          <w:tcPr>
            <w:tcW w:w="3418" w:type="dxa"/>
          </w:tcPr>
          <w:p w14:paraId="10D32617" w14:textId="77777777" w:rsidR="00BC2052" w:rsidRDefault="00BC2052" w:rsidP="00BC2052"/>
        </w:tc>
        <w:tc>
          <w:tcPr>
            <w:tcW w:w="1600" w:type="dxa"/>
          </w:tcPr>
          <w:p w14:paraId="0F68FD0D" w14:textId="77777777" w:rsidR="00BC2052" w:rsidRDefault="00BC2052" w:rsidP="00BC2052"/>
        </w:tc>
        <w:tc>
          <w:tcPr>
            <w:tcW w:w="1270" w:type="dxa"/>
          </w:tcPr>
          <w:p w14:paraId="49C09425" w14:textId="77777777" w:rsidR="00BC2052" w:rsidRDefault="00BC2052" w:rsidP="00BC2052"/>
        </w:tc>
      </w:tr>
      <w:tr w:rsidR="00BC2052" w14:paraId="0F036F9D" w14:textId="77777777" w:rsidTr="00F92CB3">
        <w:trPr>
          <w:cnfStyle w:val="000000100000" w:firstRow="0" w:lastRow="0" w:firstColumn="0" w:lastColumn="0" w:oddVBand="0" w:evenVBand="0" w:oddHBand="1" w:evenHBand="0" w:firstRowFirstColumn="0" w:firstRowLastColumn="0" w:lastRowFirstColumn="0" w:lastRowLastColumn="0"/>
        </w:trPr>
        <w:tc>
          <w:tcPr>
            <w:tcW w:w="965" w:type="dxa"/>
          </w:tcPr>
          <w:p w14:paraId="0171D442" w14:textId="7A7E7357" w:rsidR="00BC2052" w:rsidRDefault="00BC2052" w:rsidP="00BC2052">
            <w:r>
              <w:t>9</w:t>
            </w:r>
          </w:p>
        </w:tc>
        <w:tc>
          <w:tcPr>
            <w:tcW w:w="1763" w:type="dxa"/>
          </w:tcPr>
          <w:p w14:paraId="06E8AA11" w14:textId="76DD95DF" w:rsidR="00BC2052" w:rsidRDefault="00BC2052" w:rsidP="00BC2052">
            <w:r>
              <w:t>Build/ Construct</w:t>
            </w:r>
          </w:p>
        </w:tc>
        <w:tc>
          <w:tcPr>
            <w:tcW w:w="3418" w:type="dxa"/>
          </w:tcPr>
          <w:p w14:paraId="26D10999" w14:textId="77777777" w:rsidR="00BC2052" w:rsidRDefault="00BC2052" w:rsidP="00BC2052"/>
        </w:tc>
        <w:tc>
          <w:tcPr>
            <w:tcW w:w="1600" w:type="dxa"/>
          </w:tcPr>
          <w:p w14:paraId="3C69F322" w14:textId="77777777" w:rsidR="00BC2052" w:rsidRDefault="00BC2052" w:rsidP="00BC2052"/>
        </w:tc>
        <w:tc>
          <w:tcPr>
            <w:tcW w:w="1270" w:type="dxa"/>
          </w:tcPr>
          <w:p w14:paraId="47A1388E" w14:textId="77777777" w:rsidR="00BC2052" w:rsidRDefault="00BC2052" w:rsidP="00BC2052"/>
        </w:tc>
      </w:tr>
      <w:tr w:rsidR="00BC2052" w14:paraId="2B29A284" w14:textId="77777777" w:rsidTr="00F92CB3">
        <w:tc>
          <w:tcPr>
            <w:tcW w:w="965" w:type="dxa"/>
          </w:tcPr>
          <w:p w14:paraId="76C4F3E0" w14:textId="601BD60D" w:rsidR="00BC2052" w:rsidRDefault="00BC2052" w:rsidP="00BC2052">
            <w:r>
              <w:t>10</w:t>
            </w:r>
          </w:p>
        </w:tc>
        <w:tc>
          <w:tcPr>
            <w:tcW w:w="1763" w:type="dxa"/>
          </w:tcPr>
          <w:p w14:paraId="7CCCC312" w14:textId="5439E6A4" w:rsidR="00BC2052" w:rsidRDefault="00BC2052" w:rsidP="00BC2052">
            <w:r>
              <w:t>Test &amp; Validate/ Verify</w:t>
            </w:r>
          </w:p>
        </w:tc>
        <w:tc>
          <w:tcPr>
            <w:tcW w:w="3418" w:type="dxa"/>
          </w:tcPr>
          <w:p w14:paraId="56647C8E" w14:textId="77777777" w:rsidR="00BC2052" w:rsidRDefault="00BC2052" w:rsidP="00BC2052"/>
        </w:tc>
        <w:tc>
          <w:tcPr>
            <w:tcW w:w="1600" w:type="dxa"/>
          </w:tcPr>
          <w:p w14:paraId="680B2688" w14:textId="77777777" w:rsidR="00BC2052" w:rsidRDefault="00BC2052" w:rsidP="00BC2052"/>
        </w:tc>
        <w:tc>
          <w:tcPr>
            <w:tcW w:w="1270" w:type="dxa"/>
          </w:tcPr>
          <w:p w14:paraId="0ED20C2C" w14:textId="77777777" w:rsidR="00BC2052" w:rsidRDefault="00BC2052" w:rsidP="00BC2052"/>
        </w:tc>
      </w:tr>
      <w:tr w:rsidR="00BC2052" w14:paraId="56000CBF" w14:textId="77777777" w:rsidTr="00F92CB3">
        <w:trPr>
          <w:cnfStyle w:val="000000100000" w:firstRow="0" w:lastRow="0" w:firstColumn="0" w:lastColumn="0" w:oddVBand="0" w:evenVBand="0" w:oddHBand="1" w:evenHBand="0" w:firstRowFirstColumn="0" w:firstRowLastColumn="0" w:lastRowFirstColumn="0" w:lastRowLastColumn="0"/>
        </w:trPr>
        <w:tc>
          <w:tcPr>
            <w:tcW w:w="965" w:type="dxa"/>
          </w:tcPr>
          <w:p w14:paraId="30E1B703" w14:textId="26EF9DE5" w:rsidR="00BC2052" w:rsidRDefault="00BC2052" w:rsidP="00BC2052">
            <w:r>
              <w:t>11</w:t>
            </w:r>
          </w:p>
        </w:tc>
        <w:tc>
          <w:tcPr>
            <w:tcW w:w="1763" w:type="dxa"/>
          </w:tcPr>
          <w:p w14:paraId="5E36B39F" w14:textId="5BB91A94" w:rsidR="00BC2052" w:rsidRDefault="00BC2052" w:rsidP="00BC2052">
            <w:r>
              <w:t>Draft report</w:t>
            </w:r>
          </w:p>
        </w:tc>
        <w:tc>
          <w:tcPr>
            <w:tcW w:w="3418" w:type="dxa"/>
          </w:tcPr>
          <w:p w14:paraId="7395CA2D" w14:textId="77777777" w:rsidR="00BC2052" w:rsidRDefault="00BC2052" w:rsidP="00BC2052"/>
        </w:tc>
        <w:tc>
          <w:tcPr>
            <w:tcW w:w="1600" w:type="dxa"/>
          </w:tcPr>
          <w:p w14:paraId="547A245F" w14:textId="77777777" w:rsidR="00BC2052" w:rsidRDefault="00BC2052" w:rsidP="00BC2052"/>
        </w:tc>
        <w:tc>
          <w:tcPr>
            <w:tcW w:w="1270" w:type="dxa"/>
          </w:tcPr>
          <w:p w14:paraId="6CD22C72" w14:textId="77777777" w:rsidR="00BC2052" w:rsidRDefault="00BC2052" w:rsidP="00BC2052"/>
        </w:tc>
      </w:tr>
      <w:tr w:rsidR="00BC2052" w14:paraId="0DEBD17F" w14:textId="77777777" w:rsidTr="00F92CB3">
        <w:tc>
          <w:tcPr>
            <w:tcW w:w="965" w:type="dxa"/>
          </w:tcPr>
          <w:p w14:paraId="461EC349" w14:textId="5189269E" w:rsidR="00BC2052" w:rsidRDefault="00BC2052" w:rsidP="00BC2052">
            <w:r>
              <w:t>12</w:t>
            </w:r>
          </w:p>
        </w:tc>
        <w:tc>
          <w:tcPr>
            <w:tcW w:w="1763" w:type="dxa"/>
          </w:tcPr>
          <w:p w14:paraId="25369A64" w14:textId="29736F02" w:rsidR="00BC2052" w:rsidRDefault="00BC2052" w:rsidP="00BC2052">
            <w:r>
              <w:t>Stakeholder consultation</w:t>
            </w:r>
          </w:p>
        </w:tc>
        <w:tc>
          <w:tcPr>
            <w:tcW w:w="3418" w:type="dxa"/>
          </w:tcPr>
          <w:p w14:paraId="3ACDC41F" w14:textId="77777777" w:rsidR="00BC2052" w:rsidRDefault="00BC2052" w:rsidP="00BC2052"/>
        </w:tc>
        <w:tc>
          <w:tcPr>
            <w:tcW w:w="1600" w:type="dxa"/>
          </w:tcPr>
          <w:p w14:paraId="02E9B248" w14:textId="77777777" w:rsidR="00BC2052" w:rsidRDefault="00BC2052" w:rsidP="00BC2052"/>
        </w:tc>
        <w:tc>
          <w:tcPr>
            <w:tcW w:w="1270" w:type="dxa"/>
          </w:tcPr>
          <w:p w14:paraId="5A691F8A" w14:textId="77777777" w:rsidR="00BC2052" w:rsidRDefault="00BC2052" w:rsidP="00BC2052"/>
        </w:tc>
      </w:tr>
      <w:tr w:rsidR="00BC2052" w14:paraId="1AC5FC2F" w14:textId="77777777" w:rsidTr="00F92CB3">
        <w:trPr>
          <w:cnfStyle w:val="000000100000" w:firstRow="0" w:lastRow="0" w:firstColumn="0" w:lastColumn="0" w:oddVBand="0" w:evenVBand="0" w:oddHBand="1" w:evenHBand="0" w:firstRowFirstColumn="0" w:firstRowLastColumn="0" w:lastRowFirstColumn="0" w:lastRowLastColumn="0"/>
        </w:trPr>
        <w:tc>
          <w:tcPr>
            <w:tcW w:w="965" w:type="dxa"/>
          </w:tcPr>
          <w:p w14:paraId="5FE81952" w14:textId="3656407F" w:rsidR="00BC2052" w:rsidRDefault="000A5ECE" w:rsidP="00BC2052">
            <w:r>
              <w:t>13</w:t>
            </w:r>
          </w:p>
        </w:tc>
        <w:tc>
          <w:tcPr>
            <w:tcW w:w="1763" w:type="dxa"/>
          </w:tcPr>
          <w:p w14:paraId="66205A58" w14:textId="7DCB7FC9" w:rsidR="00BC2052" w:rsidRDefault="00BC2052" w:rsidP="00BC2052">
            <w:r>
              <w:t>Project Delivery Report &amp; Oral Defence</w:t>
            </w:r>
          </w:p>
        </w:tc>
        <w:tc>
          <w:tcPr>
            <w:tcW w:w="3418" w:type="dxa"/>
          </w:tcPr>
          <w:p w14:paraId="0236CFF8" w14:textId="77777777" w:rsidR="00BC2052" w:rsidRDefault="00BC2052" w:rsidP="00BC2052"/>
        </w:tc>
        <w:tc>
          <w:tcPr>
            <w:tcW w:w="1600" w:type="dxa"/>
          </w:tcPr>
          <w:p w14:paraId="0BD50316" w14:textId="77777777" w:rsidR="00BC2052" w:rsidRDefault="00BC2052" w:rsidP="00BC2052"/>
        </w:tc>
        <w:tc>
          <w:tcPr>
            <w:tcW w:w="1270" w:type="dxa"/>
          </w:tcPr>
          <w:p w14:paraId="05E419FF" w14:textId="77777777" w:rsidR="00BC2052" w:rsidRDefault="00BC2052" w:rsidP="00BC2052"/>
        </w:tc>
      </w:tr>
    </w:tbl>
    <w:p w14:paraId="415117BA" w14:textId="77777777" w:rsidR="00BF0496" w:rsidRPr="00BF0496" w:rsidRDefault="00BF0496" w:rsidP="009E116C"/>
    <w:p w14:paraId="219FABF7" w14:textId="73A15D23" w:rsidR="003B6E65" w:rsidRDefault="00796C83" w:rsidP="00796C83">
      <w:pPr>
        <w:pStyle w:val="Heading2WITHnumbers"/>
      </w:pPr>
      <w:r>
        <w:t>Management of Project Changes</w:t>
      </w:r>
    </w:p>
    <w:p w14:paraId="5DEB8E53" w14:textId="59D60A67" w:rsidR="00D61982" w:rsidRDefault="00796C83" w:rsidP="00796C83">
      <w:pPr>
        <w:rPr>
          <w:i/>
          <w:iCs/>
        </w:rPr>
      </w:pPr>
      <w:r>
        <w:rPr>
          <w:i/>
          <w:iCs/>
        </w:rPr>
        <w:t xml:space="preserve">[Outline how you will manage any stakeholder, </w:t>
      </w:r>
      <w:r w:rsidR="00753CD5">
        <w:rPr>
          <w:i/>
          <w:iCs/>
        </w:rPr>
        <w:t>partner,</w:t>
      </w:r>
      <w:r>
        <w:rPr>
          <w:i/>
          <w:iCs/>
        </w:rPr>
        <w:t xml:space="preserve"> or supervisor requests for change</w:t>
      </w:r>
      <w:r w:rsidR="004B1494">
        <w:rPr>
          <w:i/>
          <w:iCs/>
        </w:rPr>
        <w:t>.</w:t>
      </w:r>
      <w:r w:rsidR="00074F42">
        <w:rPr>
          <w:i/>
          <w:iCs/>
        </w:rPr>
        <w:t xml:space="preserve"> Note if there are changes as the project progresses, then you should update this scope </w:t>
      </w:r>
      <w:r w:rsidR="00D61982">
        <w:rPr>
          <w:i/>
          <w:iCs/>
        </w:rPr>
        <w:t>and update the version outlining the nature of the change</w:t>
      </w:r>
      <w:r w:rsidR="00F03E95">
        <w:rPr>
          <w:i/>
          <w:iCs/>
        </w:rPr>
        <w:t xml:space="preserve"> (</w:t>
      </w:r>
      <w:r w:rsidR="00F03E95" w:rsidRPr="00F03E95">
        <w:rPr>
          <w:i/>
          <w:iCs/>
          <w:highlight w:val="red"/>
        </w:rPr>
        <w:t>remove for final</w:t>
      </w:r>
      <w:r w:rsidR="00F03E95">
        <w:rPr>
          <w:i/>
          <w:iCs/>
        </w:rPr>
        <w:t>)</w:t>
      </w:r>
      <w:r w:rsidR="004B1494">
        <w:rPr>
          <w:i/>
          <w:iCs/>
        </w:rPr>
        <w:t>]</w:t>
      </w:r>
    </w:p>
    <w:p w14:paraId="1DAB4D95" w14:textId="77777777" w:rsidR="00D61982" w:rsidRDefault="00D61982" w:rsidP="00D61982">
      <w:pPr>
        <w:pStyle w:val="Heading2WITHnumbers"/>
      </w:pPr>
      <w:r>
        <w:t>Sign off</w:t>
      </w:r>
    </w:p>
    <w:tbl>
      <w:tblPr>
        <w:tblStyle w:val="PlainTable3"/>
        <w:tblW w:w="0" w:type="auto"/>
        <w:tblLook w:val="04A0" w:firstRow="1" w:lastRow="0" w:firstColumn="1" w:lastColumn="0" w:noHBand="0" w:noVBand="1"/>
      </w:tblPr>
      <w:tblGrid>
        <w:gridCol w:w="3005"/>
        <w:gridCol w:w="3005"/>
        <w:gridCol w:w="3006"/>
      </w:tblGrid>
      <w:tr w:rsidR="00D61982" w14:paraId="47E031B5" w14:textId="77777777" w:rsidTr="004D32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6AC1CCDE" w14:textId="77777777" w:rsidR="00D61982" w:rsidRDefault="00D61982" w:rsidP="00D61982"/>
        </w:tc>
        <w:tc>
          <w:tcPr>
            <w:tcW w:w="3005" w:type="dxa"/>
          </w:tcPr>
          <w:p w14:paraId="27DD402F" w14:textId="33DE7520" w:rsidR="00D61982" w:rsidRDefault="00D61982" w:rsidP="00D61982">
            <w:pPr>
              <w:cnfStyle w:val="100000000000" w:firstRow="1" w:lastRow="0" w:firstColumn="0" w:lastColumn="0" w:oddVBand="0" w:evenVBand="0" w:oddHBand="0" w:evenHBand="0" w:firstRowFirstColumn="0" w:firstRowLastColumn="0" w:lastRowFirstColumn="0" w:lastRowLastColumn="0"/>
            </w:pPr>
            <w:r>
              <w:t>Signature</w:t>
            </w:r>
          </w:p>
        </w:tc>
        <w:tc>
          <w:tcPr>
            <w:tcW w:w="3006" w:type="dxa"/>
          </w:tcPr>
          <w:p w14:paraId="6DF41540" w14:textId="179EB42F" w:rsidR="00D61982" w:rsidRDefault="00D61982" w:rsidP="00D61982">
            <w:pPr>
              <w:cnfStyle w:val="100000000000" w:firstRow="1" w:lastRow="0" w:firstColumn="0" w:lastColumn="0" w:oddVBand="0" w:evenVBand="0" w:oddHBand="0" w:evenHBand="0" w:firstRowFirstColumn="0" w:firstRowLastColumn="0" w:lastRowFirstColumn="0" w:lastRowLastColumn="0"/>
            </w:pPr>
            <w:r>
              <w:t>Date</w:t>
            </w:r>
          </w:p>
        </w:tc>
      </w:tr>
      <w:tr w:rsidR="00D61982" w14:paraId="25C67865" w14:textId="77777777" w:rsidTr="004D3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AC8C3AF" w14:textId="2865F21F" w:rsidR="00D61982" w:rsidRDefault="00D61982" w:rsidP="00D61982">
            <w:r>
              <w:t>Student Engineer</w:t>
            </w:r>
          </w:p>
        </w:tc>
        <w:tc>
          <w:tcPr>
            <w:tcW w:w="3005" w:type="dxa"/>
          </w:tcPr>
          <w:p w14:paraId="3308058A" w14:textId="29EB8DD4" w:rsidR="00D61982" w:rsidRDefault="00B121D9" w:rsidP="00D61982">
            <w:pPr>
              <w:cnfStyle w:val="000000100000" w:firstRow="0" w:lastRow="0" w:firstColumn="0" w:lastColumn="0" w:oddVBand="0" w:evenVBand="0" w:oddHBand="1" w:evenHBand="0" w:firstRowFirstColumn="0" w:firstRowLastColumn="0" w:lastRowFirstColumn="0" w:lastRowLastColumn="0"/>
            </w:pPr>
            <w:r>
              <w:rPr>
                <w:noProof/>
              </w:rPr>
              <mc:AlternateContent>
                <mc:Choice Requires="wpi">
                  <w:drawing>
                    <wp:anchor distT="0" distB="0" distL="114300" distR="114300" simplePos="0" relativeHeight="251659264" behindDoc="0" locked="0" layoutInCell="1" allowOverlap="1" wp14:anchorId="4CACCB57" wp14:editId="623D26DE">
                      <wp:simplePos x="0" y="0"/>
                      <wp:positionH relativeFrom="column">
                        <wp:posOffset>78130</wp:posOffset>
                      </wp:positionH>
                      <wp:positionV relativeFrom="paragraph">
                        <wp:posOffset>-49500</wp:posOffset>
                      </wp:positionV>
                      <wp:extent cx="955440" cy="547560"/>
                      <wp:effectExtent l="38100" t="38100" r="35560" b="43180"/>
                      <wp:wrapNone/>
                      <wp:docPr id="2013401880"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955440" cy="547560"/>
                            </w14:xfrm>
                          </w14:contentPart>
                        </a:graphicData>
                      </a:graphic>
                    </wp:anchor>
                  </w:drawing>
                </mc:Choice>
                <mc:Fallback>
                  <w:pict>
                    <v:shapetype w14:anchorId="79B148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5.65pt;margin-top:-4.4pt;width:76.25pt;height:44.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">
                      <v:imagedata r:id="rId16" o:title=""/>
                    </v:shape>
                  </w:pict>
                </mc:Fallback>
              </mc:AlternateContent>
            </w:r>
          </w:p>
        </w:tc>
        <w:tc>
          <w:tcPr>
            <w:tcW w:w="3006" w:type="dxa"/>
          </w:tcPr>
          <w:p w14:paraId="55C94770" w14:textId="2D51FB6B" w:rsidR="00D61982" w:rsidRDefault="00B121D9" w:rsidP="00D61982">
            <w:pPr>
              <w:cnfStyle w:val="000000100000" w:firstRow="0" w:lastRow="0" w:firstColumn="0" w:lastColumn="0" w:oddVBand="0" w:evenVBand="0" w:oddHBand="1" w:evenHBand="0" w:firstRowFirstColumn="0" w:firstRowLastColumn="0" w:lastRowFirstColumn="0" w:lastRowLastColumn="0"/>
            </w:pPr>
            <w:r>
              <w:t>31/08/2026</w:t>
            </w:r>
          </w:p>
        </w:tc>
      </w:tr>
    </w:tbl>
    <w:p w14:paraId="107F09F2" w14:textId="53B25C85" w:rsidR="00796C83" w:rsidRDefault="00753CD5" w:rsidP="00D61982">
      <w:pPr>
        <w:pStyle w:val="Heading2WITHnumbers"/>
      </w:pPr>
      <w:r>
        <w:t xml:space="preserve"> </w:t>
      </w:r>
    </w:p>
    <w:p w14:paraId="7C94471C" w14:textId="5F78F37B" w:rsidR="008B76CB" w:rsidRDefault="008B76CB">
      <w:pPr>
        <w:spacing w:before="0" w:after="160"/>
      </w:pPr>
      <w:r>
        <w:br w:type="page"/>
      </w:r>
    </w:p>
    <w:p w14:paraId="3E21AEB1" w14:textId="1A0C9973" w:rsidR="008B76CB" w:rsidRPr="008B76CB" w:rsidRDefault="00B006D8" w:rsidP="00B006D8">
      <w:pPr>
        <w:pStyle w:val="Heading2WITHnumbers"/>
      </w:pPr>
      <w:r>
        <w:t>Appendix: Review of Literature</w:t>
      </w:r>
    </w:p>
    <w:p w14:paraId="4C3233CD" w14:textId="735D4673" w:rsidR="006A7963" w:rsidRDefault="00250388" w:rsidP="00250388">
      <w:pPr>
        <w:pStyle w:val="Heading2"/>
      </w:pPr>
      <w:r>
        <w:t>Introduction</w:t>
      </w:r>
    </w:p>
    <w:p w14:paraId="5C64A662" w14:textId="55DDEFCD" w:rsidR="00250388" w:rsidRDefault="00250388" w:rsidP="00250388">
      <w:pPr>
        <w:pStyle w:val="Heading2"/>
      </w:pPr>
      <w:r>
        <w:t>Key themes</w:t>
      </w:r>
    </w:p>
    <w:p w14:paraId="3E45805C" w14:textId="4497BF99" w:rsidR="00250388" w:rsidRPr="00250388" w:rsidRDefault="00250388" w:rsidP="00250388">
      <w:pPr>
        <w:pStyle w:val="Heading2"/>
      </w:pPr>
      <w:r>
        <w:t>Conclusion</w:t>
      </w:r>
    </w:p>
    <w:p w14:paraId="60917B88" w14:textId="4DA25EBD" w:rsidR="00B9273F" w:rsidRDefault="00B9273F" w:rsidP="00B9273F"/>
    <w:p w14:paraId="6919660E" w14:textId="2F16B145" w:rsidR="008239A3" w:rsidRDefault="00C72D83" w:rsidP="00B9273F">
      <w:r w:rsidRPr="00C72D83">
        <w:rPr>
          <w:highlight w:val="red"/>
        </w:rPr>
        <w:t>TO PROPERLY REFERENCE</w:t>
      </w:r>
    </w:p>
    <w:p w14:paraId="2E21FBCE" w14:textId="0986726A" w:rsidR="00C72D83" w:rsidRDefault="00C72D83" w:rsidP="00B9273F">
      <w:hyperlink r:id="rId17" w:history="1">
        <w:r w:rsidRPr="00F62289">
          <w:rPr>
            <w:rStyle w:val="Hyperlink"/>
          </w:rPr>
          <w:t>https://www.scopus.com/pages/publications/85195070485?origin=resultslist</w:t>
        </w:r>
      </w:hyperlink>
    </w:p>
    <w:p w14:paraId="35ACEC6B" w14:textId="77777777" w:rsidR="00C72D83" w:rsidRDefault="00C72D83" w:rsidP="00B9273F"/>
    <w:p w14:paraId="07E8C8D7" w14:textId="086D9D07" w:rsidR="008239A3" w:rsidRDefault="008239A3" w:rsidP="00B9273F"/>
    <w:p w14:paraId="702DBC81" w14:textId="25A58C16" w:rsidR="008239A3" w:rsidRDefault="008239A3" w:rsidP="00B9273F"/>
    <w:p w14:paraId="5AFBFF22" w14:textId="77777777" w:rsidR="008239A3" w:rsidRPr="00B9273F" w:rsidRDefault="008239A3" w:rsidP="00B9273F"/>
    <w:sectPr w:rsidR="008239A3" w:rsidRPr="00B9273F" w:rsidSect="00CF04EC">
      <w:headerReference w:type="even" r:id="rId18"/>
      <w:headerReference w:type="default" r:id="rId19"/>
      <w:footerReference w:type="default" r:id="rId20"/>
      <w:headerReference w:type="first" r:id="rId21"/>
      <w:footerReference w:type="firs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AE72D" w14:textId="77777777" w:rsidR="00CA2C74" w:rsidRDefault="00CA2C74" w:rsidP="00672CC0">
      <w:pPr>
        <w:spacing w:after="0" w:line="240" w:lineRule="auto"/>
      </w:pPr>
      <w:r>
        <w:separator/>
      </w:r>
    </w:p>
  </w:endnote>
  <w:endnote w:type="continuationSeparator" w:id="0">
    <w:p w14:paraId="010C6887" w14:textId="77777777" w:rsidR="00CA2C74" w:rsidRDefault="00CA2C74" w:rsidP="00672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01B7" w14:textId="5110F642" w:rsidR="00383FD1" w:rsidRPr="008B76CB" w:rsidRDefault="008B76CB" w:rsidP="008B76CB">
    <w:pPr>
      <w:pStyle w:val="Footer"/>
      <w:pBdr>
        <w:top w:val="single" w:sz="4" w:space="1" w:color="auto"/>
      </w:pBdr>
    </w:pPr>
    <w:r>
      <w:t>EGH4</w:t>
    </w:r>
    <w:r w:rsidR="00E42C05">
      <w:t>9</w:t>
    </w:r>
    <w:r w:rsidR="00B96F7C">
      <w:t>0-1</w:t>
    </w:r>
    <w:r>
      <w:t xml:space="preserve"> Project Proposal: Scope of Work</w:t>
    </w:r>
    <w:r>
      <w:ptab w:relativeTo="margin" w:alignment="center" w:leader="none"/>
    </w: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r>
      <w:ptab w:relativeTo="margin" w:alignment="right" w:leader="none"/>
    </w:r>
    <w:r w:rsidR="00E42C05">
      <w:t>04</w:t>
    </w:r>
    <w:r>
      <w:t xml:space="preserve"> </w:t>
    </w:r>
    <w:r w:rsidR="00E42C05">
      <w:t>Feb</w:t>
    </w:r>
    <w:r>
      <w:t xml:space="preserve"> 202</w:t>
    </w:r>
    <w:r w:rsidR="00E42C05">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C3066" w14:textId="52E1E095" w:rsidR="00383FD1" w:rsidRDefault="009E116C" w:rsidP="00B0038E">
    <w:pPr>
      <w:pStyle w:val="Footer"/>
      <w:pBdr>
        <w:top w:val="single" w:sz="4" w:space="1" w:color="auto"/>
      </w:pBdr>
    </w:pPr>
    <w:r>
      <w:t>EGH4</w:t>
    </w:r>
    <w:r w:rsidR="00E42C05">
      <w:t>9</w:t>
    </w:r>
    <w:r w:rsidR="00B96F7C">
      <w:t>0-1</w:t>
    </w:r>
    <w:r>
      <w:t xml:space="preserve"> Project </w:t>
    </w:r>
    <w:r w:rsidR="008B76CB">
      <w:t xml:space="preserve">Proposal: </w:t>
    </w:r>
    <w:r>
      <w:t>Scope of Work</w:t>
    </w:r>
    <w:r w:rsidR="00131BE0">
      <w:ptab w:relativeTo="margin" w:alignment="center" w:leader="none"/>
    </w:r>
    <w:r w:rsidR="00B0038E">
      <w:t xml:space="preserve">Page </w:t>
    </w:r>
    <w:r w:rsidR="00B0038E">
      <w:fldChar w:fldCharType="begin"/>
    </w:r>
    <w:r w:rsidR="00B0038E">
      <w:instrText xml:space="preserve"> PAGE   \* MERGEFORMAT </w:instrText>
    </w:r>
    <w:r w:rsidR="00B0038E">
      <w:fldChar w:fldCharType="separate"/>
    </w:r>
    <w:r w:rsidR="00B0038E">
      <w:rPr>
        <w:noProof/>
      </w:rPr>
      <w:t>2</w:t>
    </w:r>
    <w:r w:rsidR="00B0038E">
      <w:fldChar w:fldCharType="end"/>
    </w:r>
    <w:r w:rsidR="00B0038E">
      <w:t xml:space="preserve"> of </w:t>
    </w:r>
    <w:fldSimple w:instr=" NUMPAGES   \* MERGEFORMAT ">
      <w:r w:rsidR="00B0038E">
        <w:rPr>
          <w:noProof/>
        </w:rPr>
        <w:t>2</w:t>
      </w:r>
    </w:fldSimple>
    <w:r w:rsidR="00131BE0">
      <w:ptab w:relativeTo="margin" w:alignment="right" w:leader="none"/>
    </w:r>
    <w:r w:rsidR="00E42C05">
      <w:t>0</w:t>
    </w:r>
    <w:r w:rsidR="007E5C1D">
      <w:t xml:space="preserve">4 </w:t>
    </w:r>
    <w:r w:rsidR="00E42C05">
      <w:t>Feb</w:t>
    </w:r>
    <w:r w:rsidR="008B76CB">
      <w:t xml:space="preserve"> 202</w:t>
    </w:r>
    <w:r w:rsidR="00E42C05">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F776D" w14:textId="77777777" w:rsidR="00CA2C74" w:rsidRDefault="00CA2C74" w:rsidP="00672CC0">
      <w:pPr>
        <w:spacing w:after="0" w:line="240" w:lineRule="auto"/>
      </w:pPr>
      <w:r>
        <w:separator/>
      </w:r>
    </w:p>
  </w:footnote>
  <w:footnote w:type="continuationSeparator" w:id="0">
    <w:p w14:paraId="55D8F4E0" w14:textId="77777777" w:rsidR="00CA2C74" w:rsidRDefault="00CA2C74" w:rsidP="00672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BC2E" w14:textId="58C8053C" w:rsidR="009E76B6" w:rsidRDefault="00000000">
    <w:pPr>
      <w:pStyle w:val="Header"/>
    </w:pPr>
    <w:r>
      <w:rPr>
        <w:noProof/>
      </w:rPr>
      <w:pict w14:anchorId="5E4003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0501" o:spid="_x0000_s1025" type="#_x0000_t136" style="position:absolute;margin-left:0;margin-top:0;width:397.7pt;height:238.6pt;rotation:315;z-index:-251657728;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93026" w14:textId="14CF65E3" w:rsidR="00672CC0" w:rsidRDefault="00131BE0">
    <w:pPr>
      <w:pStyle w:val="Header"/>
      <w:rPr>
        <w:b/>
        <w:bCs/>
      </w:rPr>
    </w:pPr>
    <w:r>
      <w:rPr>
        <w:b/>
        <w:bCs/>
      </w:rPr>
      <w:t>Faculty of Engineering</w:t>
    </w:r>
  </w:p>
  <w:p w14:paraId="484EC037" w14:textId="32CF9F3F" w:rsidR="00672CC0" w:rsidRDefault="009E116C" w:rsidP="009E116C">
    <w:pPr>
      <w:pStyle w:val="Header"/>
      <w:pBdr>
        <w:bottom w:val="single" w:sz="4" w:space="1" w:color="auto"/>
      </w:pBdr>
    </w:pPr>
    <w:r>
      <w:rPr>
        <w:b/>
        <w:bCs/>
      </w:rPr>
      <w:t>EGH4</w:t>
    </w:r>
    <w:r w:rsidR="00E42C05">
      <w:rPr>
        <w:b/>
        <w:bCs/>
      </w:rPr>
      <w:t>9</w:t>
    </w:r>
    <w:r w:rsidR="00B96F7C">
      <w:rPr>
        <w:b/>
        <w:bCs/>
      </w:rPr>
      <w:t>0-1</w:t>
    </w:r>
    <w:r>
      <w:rPr>
        <w:b/>
        <w:bCs/>
      </w:rPr>
      <w:t xml:space="preserve"> Project</w:t>
    </w:r>
    <w:r w:rsidR="008B76CB">
      <w:rPr>
        <w:b/>
        <w:bCs/>
      </w:rPr>
      <w:t xml:space="preserve"> Proposal:</w:t>
    </w:r>
    <w:r>
      <w:rPr>
        <w:b/>
        <w:bCs/>
      </w:rPr>
      <w:t xml:space="preserve"> Scope of 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056F" w14:textId="725BB070" w:rsidR="00672CC0" w:rsidRPr="006A71F2" w:rsidRDefault="00672CC0" w:rsidP="00672CC0">
    <w:pPr>
      <w:autoSpaceDE w:val="0"/>
      <w:autoSpaceDN w:val="0"/>
      <w:spacing w:after="170" w:line="240" w:lineRule="atLeast"/>
      <w:jc w:val="right"/>
      <w:textAlignment w:val="center"/>
      <w:rPr>
        <w:rStyle w:val="SubheadingChar"/>
      </w:rPr>
    </w:pPr>
    <w:r w:rsidRPr="00667E7C">
      <w:rPr>
        <w:noProof/>
      </w:rPr>
      <w:drawing>
        <wp:anchor distT="0" distB="0" distL="114300" distR="114300" simplePos="0" relativeHeight="251657728" behindDoc="1" locked="0" layoutInCell="1" allowOverlap="1" wp14:anchorId="69665E65" wp14:editId="17403843">
          <wp:simplePos x="0" y="0"/>
          <wp:positionH relativeFrom="column">
            <wp:posOffset>-2248535</wp:posOffset>
          </wp:positionH>
          <wp:positionV relativeFrom="paragraph">
            <wp:posOffset>-11534775</wp:posOffset>
          </wp:positionV>
          <wp:extent cx="7672705" cy="1256030"/>
          <wp:effectExtent l="0" t="0" r="4445" b="1270"/>
          <wp:wrapNone/>
          <wp:docPr id="6" name="Picture 6">
            <a:extLst xmlns:a="http://schemas.openxmlformats.org/drawingml/2006/main">
              <a:ext uri="{FF2B5EF4-FFF2-40B4-BE49-F238E27FC236}">
                <a16:creationId xmlns:a16="http://schemas.microsoft.com/office/drawing/2014/main" id="{A0976AEE-BF51-42B2-A014-4ECDCA2BA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0976AEE-BF51-42B2-A014-4ECDCA2BA1E9}"/>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7392" b="63498"/>
                  <a:stretch/>
                </pic:blipFill>
                <pic:spPr bwMode="auto">
                  <a:xfrm flipH="1">
                    <a:off x="0" y="0"/>
                    <a:ext cx="7672705" cy="1256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E49E0">
      <w:rPr>
        <w:noProof/>
        <w:color w:val="70AD47" w:themeColor="accent6"/>
      </w:rPr>
      <w:drawing>
        <wp:anchor distT="0" distB="0" distL="114300" distR="114300" simplePos="0" relativeHeight="251656704" behindDoc="0" locked="0" layoutInCell="1" allowOverlap="1" wp14:anchorId="15BB2794" wp14:editId="47EA05F2">
          <wp:simplePos x="0" y="0"/>
          <wp:positionH relativeFrom="column">
            <wp:posOffset>-24765</wp:posOffset>
          </wp:positionH>
          <wp:positionV relativeFrom="paragraph">
            <wp:posOffset>-53340</wp:posOffset>
          </wp:positionV>
          <wp:extent cx="571500" cy="572105"/>
          <wp:effectExtent l="0" t="0" r="0" b="0"/>
          <wp:wrapNone/>
          <wp:docPr id="3" name="Picture 3" descr="Logo - Queensland University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 Queensland University of Technology"/>
                  <pic:cNvPicPr/>
                </pic:nvPicPr>
                <pic:blipFill>
                  <a:blip r:embed="rId2">
                    <a:extLst>
                      <a:ext uri="{28A0092B-C50C-407E-A947-70E740481C1C}">
                        <a14:useLocalDpi xmlns:a14="http://schemas.microsoft.com/office/drawing/2010/main" val="0"/>
                      </a:ext>
                    </a:extLst>
                  </a:blip>
                  <a:stretch>
                    <a:fillRect/>
                  </a:stretch>
                </pic:blipFill>
                <pic:spPr>
                  <a:xfrm>
                    <a:off x="0" y="0"/>
                    <a:ext cx="571500" cy="572105"/>
                  </a:xfrm>
                  <a:prstGeom prst="rect">
                    <a:avLst/>
                  </a:prstGeom>
                </pic:spPr>
              </pic:pic>
            </a:graphicData>
          </a:graphic>
          <wp14:sizeRelH relativeFrom="page">
            <wp14:pctWidth>0</wp14:pctWidth>
          </wp14:sizeRelH>
          <wp14:sizeRelV relativeFrom="page">
            <wp14:pctHeight>0</wp14:pctHeight>
          </wp14:sizeRelV>
        </wp:anchor>
      </w:drawing>
    </w:r>
    <w:r>
      <w:rPr>
        <w:rStyle w:val="Heading2WITHnumbersChar"/>
        <w:rFonts w:eastAsiaTheme="minorEastAsia"/>
      </w:rPr>
      <w:t>Faculty of Engineering</w:t>
    </w:r>
    <w:r w:rsidRPr="006E49E0">
      <w:rPr>
        <w:rFonts w:ascii="Arial Black" w:eastAsiaTheme="minorEastAsia" w:hAnsi="Arial Black"/>
        <w:noProof/>
        <w:color w:val="70AD47" w:themeColor="accent6"/>
        <w:spacing w:val="-1"/>
        <w:sz w:val="24"/>
        <w:szCs w:val="32"/>
        <w:lang w:val="en-US"/>
      </w:rPr>
      <w:br/>
    </w:r>
    <w:r w:rsidR="00A56B45">
      <w:rPr>
        <w:rStyle w:val="SubheadingChar"/>
      </w:rPr>
      <w:t>EGH4</w:t>
    </w:r>
    <w:r w:rsidR="00E42C05">
      <w:rPr>
        <w:rStyle w:val="SubheadingChar"/>
      </w:rPr>
      <w:t>9</w:t>
    </w:r>
    <w:r w:rsidR="00B96F7C">
      <w:rPr>
        <w:rStyle w:val="SubheadingChar"/>
      </w:rPr>
      <w:t>0-1</w:t>
    </w:r>
    <w:r w:rsidR="009F16E1">
      <w:rPr>
        <w:rStyle w:val="SubheadingChar"/>
      </w:rPr>
      <w:t xml:space="preserve"> Project Proposal:</w:t>
    </w:r>
    <w:r w:rsidR="00CF04EC">
      <w:rPr>
        <w:rStyle w:val="SubheadingChar"/>
      </w:rPr>
      <w:t xml:space="preserve"> Scope of Work</w:t>
    </w:r>
  </w:p>
  <w:p w14:paraId="76419D36" w14:textId="77777777" w:rsidR="00672CC0" w:rsidRDefault="00672C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65AE"/>
    <w:multiLevelType w:val="hybridMultilevel"/>
    <w:tmpl w:val="3C145F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F7F2BF8"/>
    <w:multiLevelType w:val="hybridMultilevel"/>
    <w:tmpl w:val="EA706F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37F467A"/>
    <w:multiLevelType w:val="hybridMultilevel"/>
    <w:tmpl w:val="CDF00E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7B97FF0"/>
    <w:multiLevelType w:val="hybridMultilevel"/>
    <w:tmpl w:val="C00C1B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B915B14"/>
    <w:multiLevelType w:val="hybridMultilevel"/>
    <w:tmpl w:val="A044F7A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28F193D"/>
    <w:multiLevelType w:val="hybridMultilevel"/>
    <w:tmpl w:val="EB4ECC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5A676AC"/>
    <w:multiLevelType w:val="hybridMultilevel"/>
    <w:tmpl w:val="0D5009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F7B3687"/>
    <w:multiLevelType w:val="hybridMultilevel"/>
    <w:tmpl w:val="19CAA640"/>
    <w:lvl w:ilvl="0" w:tplc="89843706">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75CB2F34"/>
    <w:multiLevelType w:val="hybridMultilevel"/>
    <w:tmpl w:val="40708B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92237621">
    <w:abstractNumId w:val="7"/>
  </w:num>
  <w:num w:numId="2" w16cid:durableId="1268149048">
    <w:abstractNumId w:val="8"/>
  </w:num>
  <w:num w:numId="3" w16cid:durableId="1996101613">
    <w:abstractNumId w:val="5"/>
  </w:num>
  <w:num w:numId="4" w16cid:durableId="592782554">
    <w:abstractNumId w:val="6"/>
  </w:num>
  <w:num w:numId="5" w16cid:durableId="826094989">
    <w:abstractNumId w:val="4"/>
  </w:num>
  <w:num w:numId="6" w16cid:durableId="1184320756">
    <w:abstractNumId w:val="2"/>
  </w:num>
  <w:num w:numId="7" w16cid:durableId="1708338609">
    <w:abstractNumId w:val="1"/>
  </w:num>
  <w:num w:numId="8" w16cid:durableId="1678770615">
    <w:abstractNumId w:val="0"/>
  </w:num>
  <w:num w:numId="9" w16cid:durableId="10887722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 Browne">
    <w15:presenceInfo w15:providerId="AD" w15:userId="S::brownew@qut.edu.au::f4ab6500-2ced-48db-807e-d01dbf468f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F9AEF12-C1F7-4E94-850F-668D583B3288}"/>
    <w:docVar w:name="dgnword-eventsink" w:val="1822594202112"/>
    <w:docVar w:name="dgnword-lastRevisionsView" w:val="0"/>
  </w:docVars>
  <w:rsids>
    <w:rsidRoot w:val="00672CC0"/>
    <w:rsid w:val="00000FE8"/>
    <w:rsid w:val="000039F2"/>
    <w:rsid w:val="00016B7F"/>
    <w:rsid w:val="000330E9"/>
    <w:rsid w:val="00074F42"/>
    <w:rsid w:val="0008388C"/>
    <w:rsid w:val="000A5ECE"/>
    <w:rsid w:val="000D3A2D"/>
    <w:rsid w:val="000D5937"/>
    <w:rsid w:val="000F13D5"/>
    <w:rsid w:val="000F62B4"/>
    <w:rsid w:val="001024DF"/>
    <w:rsid w:val="00105E0C"/>
    <w:rsid w:val="00113553"/>
    <w:rsid w:val="001172B7"/>
    <w:rsid w:val="00120D57"/>
    <w:rsid w:val="00131BE0"/>
    <w:rsid w:val="00134338"/>
    <w:rsid w:val="00164F5E"/>
    <w:rsid w:val="001847C0"/>
    <w:rsid w:val="0018506C"/>
    <w:rsid w:val="001A0808"/>
    <w:rsid w:val="001B7D7A"/>
    <w:rsid w:val="001E4E85"/>
    <w:rsid w:val="00212F6F"/>
    <w:rsid w:val="00220716"/>
    <w:rsid w:val="00223EDB"/>
    <w:rsid w:val="00224DF6"/>
    <w:rsid w:val="00224E37"/>
    <w:rsid w:val="00232412"/>
    <w:rsid w:val="00250388"/>
    <w:rsid w:val="0029318C"/>
    <w:rsid w:val="00297E49"/>
    <w:rsid w:val="002C195F"/>
    <w:rsid w:val="002D4EA6"/>
    <w:rsid w:val="002D552C"/>
    <w:rsid w:val="002D7B24"/>
    <w:rsid w:val="003139D8"/>
    <w:rsid w:val="00327582"/>
    <w:rsid w:val="00327DA9"/>
    <w:rsid w:val="003373A2"/>
    <w:rsid w:val="00354CE6"/>
    <w:rsid w:val="00360624"/>
    <w:rsid w:val="00382CD6"/>
    <w:rsid w:val="003830C1"/>
    <w:rsid w:val="00383FD1"/>
    <w:rsid w:val="003A3EBA"/>
    <w:rsid w:val="003B6E65"/>
    <w:rsid w:val="003C4AA2"/>
    <w:rsid w:val="003C7A3C"/>
    <w:rsid w:val="003D2BF7"/>
    <w:rsid w:val="003F74C0"/>
    <w:rsid w:val="00402341"/>
    <w:rsid w:val="0042149A"/>
    <w:rsid w:val="00442FBB"/>
    <w:rsid w:val="00450055"/>
    <w:rsid w:val="004605DA"/>
    <w:rsid w:val="00462514"/>
    <w:rsid w:val="0047427E"/>
    <w:rsid w:val="00475250"/>
    <w:rsid w:val="00495DBB"/>
    <w:rsid w:val="004B1494"/>
    <w:rsid w:val="004B43DE"/>
    <w:rsid w:val="004D32BD"/>
    <w:rsid w:val="004E1F9B"/>
    <w:rsid w:val="004F5957"/>
    <w:rsid w:val="00506372"/>
    <w:rsid w:val="005078DC"/>
    <w:rsid w:val="0052549D"/>
    <w:rsid w:val="005362C0"/>
    <w:rsid w:val="00544B30"/>
    <w:rsid w:val="00563ED6"/>
    <w:rsid w:val="00573078"/>
    <w:rsid w:val="00594BF0"/>
    <w:rsid w:val="005A1AEA"/>
    <w:rsid w:val="005C2E47"/>
    <w:rsid w:val="005C523C"/>
    <w:rsid w:val="005E072C"/>
    <w:rsid w:val="005F1678"/>
    <w:rsid w:val="005F31C4"/>
    <w:rsid w:val="005F5CED"/>
    <w:rsid w:val="00604877"/>
    <w:rsid w:val="0061617F"/>
    <w:rsid w:val="00616421"/>
    <w:rsid w:val="00654CBA"/>
    <w:rsid w:val="00662A84"/>
    <w:rsid w:val="00664493"/>
    <w:rsid w:val="006656D6"/>
    <w:rsid w:val="006664E2"/>
    <w:rsid w:val="00672CC0"/>
    <w:rsid w:val="00677C24"/>
    <w:rsid w:val="00682333"/>
    <w:rsid w:val="0069586E"/>
    <w:rsid w:val="006A7011"/>
    <w:rsid w:val="006A7963"/>
    <w:rsid w:val="006C3A8A"/>
    <w:rsid w:val="00707085"/>
    <w:rsid w:val="0071650F"/>
    <w:rsid w:val="00753AE7"/>
    <w:rsid w:val="00753CD5"/>
    <w:rsid w:val="00761573"/>
    <w:rsid w:val="007743E8"/>
    <w:rsid w:val="00796C83"/>
    <w:rsid w:val="007B7AB5"/>
    <w:rsid w:val="007D4914"/>
    <w:rsid w:val="007E5C1D"/>
    <w:rsid w:val="007F1734"/>
    <w:rsid w:val="00803D2D"/>
    <w:rsid w:val="00811F17"/>
    <w:rsid w:val="00812C6C"/>
    <w:rsid w:val="00816111"/>
    <w:rsid w:val="008239A3"/>
    <w:rsid w:val="008653FC"/>
    <w:rsid w:val="0086791E"/>
    <w:rsid w:val="00884201"/>
    <w:rsid w:val="008A2471"/>
    <w:rsid w:val="008A66B8"/>
    <w:rsid w:val="008B113D"/>
    <w:rsid w:val="008B4403"/>
    <w:rsid w:val="008B76CB"/>
    <w:rsid w:val="008D1E31"/>
    <w:rsid w:val="008D79BF"/>
    <w:rsid w:val="008F0D30"/>
    <w:rsid w:val="00900D8A"/>
    <w:rsid w:val="00911848"/>
    <w:rsid w:val="00912778"/>
    <w:rsid w:val="00916370"/>
    <w:rsid w:val="0093731B"/>
    <w:rsid w:val="009445B5"/>
    <w:rsid w:val="00966FD1"/>
    <w:rsid w:val="00971EB8"/>
    <w:rsid w:val="009A4C15"/>
    <w:rsid w:val="009B3665"/>
    <w:rsid w:val="009D3338"/>
    <w:rsid w:val="009E116C"/>
    <w:rsid w:val="009E129B"/>
    <w:rsid w:val="009E1B20"/>
    <w:rsid w:val="009E76B6"/>
    <w:rsid w:val="009F16E1"/>
    <w:rsid w:val="009F1AA5"/>
    <w:rsid w:val="00A22609"/>
    <w:rsid w:val="00A26561"/>
    <w:rsid w:val="00A33F4D"/>
    <w:rsid w:val="00A4352A"/>
    <w:rsid w:val="00A47570"/>
    <w:rsid w:val="00A56B45"/>
    <w:rsid w:val="00A60EE7"/>
    <w:rsid w:val="00AA136F"/>
    <w:rsid w:val="00AF2D38"/>
    <w:rsid w:val="00AF7622"/>
    <w:rsid w:val="00B0038E"/>
    <w:rsid w:val="00B006D8"/>
    <w:rsid w:val="00B05002"/>
    <w:rsid w:val="00B10950"/>
    <w:rsid w:val="00B121D9"/>
    <w:rsid w:val="00B15876"/>
    <w:rsid w:val="00B21A28"/>
    <w:rsid w:val="00B43EB1"/>
    <w:rsid w:val="00B55331"/>
    <w:rsid w:val="00B6576D"/>
    <w:rsid w:val="00B741E0"/>
    <w:rsid w:val="00B9273F"/>
    <w:rsid w:val="00B94272"/>
    <w:rsid w:val="00B96F7C"/>
    <w:rsid w:val="00BA69F5"/>
    <w:rsid w:val="00BA79CE"/>
    <w:rsid w:val="00BC2052"/>
    <w:rsid w:val="00BE4DA0"/>
    <w:rsid w:val="00BF0496"/>
    <w:rsid w:val="00BF5414"/>
    <w:rsid w:val="00C400BB"/>
    <w:rsid w:val="00C43F31"/>
    <w:rsid w:val="00C62CAA"/>
    <w:rsid w:val="00C72D83"/>
    <w:rsid w:val="00C72FBE"/>
    <w:rsid w:val="00C8173F"/>
    <w:rsid w:val="00C854DB"/>
    <w:rsid w:val="00C930B5"/>
    <w:rsid w:val="00CA13CC"/>
    <w:rsid w:val="00CA2C74"/>
    <w:rsid w:val="00CA2F67"/>
    <w:rsid w:val="00CA7F5C"/>
    <w:rsid w:val="00CC1608"/>
    <w:rsid w:val="00CC3132"/>
    <w:rsid w:val="00CE325E"/>
    <w:rsid w:val="00CF04EC"/>
    <w:rsid w:val="00D0474A"/>
    <w:rsid w:val="00D20F97"/>
    <w:rsid w:val="00D30CE7"/>
    <w:rsid w:val="00D346BB"/>
    <w:rsid w:val="00D43388"/>
    <w:rsid w:val="00D53D53"/>
    <w:rsid w:val="00D56FF6"/>
    <w:rsid w:val="00D61982"/>
    <w:rsid w:val="00D6445E"/>
    <w:rsid w:val="00D93449"/>
    <w:rsid w:val="00D947D7"/>
    <w:rsid w:val="00D973F2"/>
    <w:rsid w:val="00DA4234"/>
    <w:rsid w:val="00DA7E33"/>
    <w:rsid w:val="00DB2AB3"/>
    <w:rsid w:val="00DC2DE2"/>
    <w:rsid w:val="00DC5C30"/>
    <w:rsid w:val="00DD0EAB"/>
    <w:rsid w:val="00DD29F5"/>
    <w:rsid w:val="00DE40AD"/>
    <w:rsid w:val="00E103C3"/>
    <w:rsid w:val="00E271B8"/>
    <w:rsid w:val="00E352A6"/>
    <w:rsid w:val="00E42C05"/>
    <w:rsid w:val="00E57EC0"/>
    <w:rsid w:val="00E777EC"/>
    <w:rsid w:val="00E81AD9"/>
    <w:rsid w:val="00E95AB4"/>
    <w:rsid w:val="00EE15B2"/>
    <w:rsid w:val="00EE6F6D"/>
    <w:rsid w:val="00F01705"/>
    <w:rsid w:val="00F0282F"/>
    <w:rsid w:val="00F03637"/>
    <w:rsid w:val="00F03E95"/>
    <w:rsid w:val="00F2020E"/>
    <w:rsid w:val="00F42916"/>
    <w:rsid w:val="00F452FC"/>
    <w:rsid w:val="00F6611E"/>
    <w:rsid w:val="00F704A1"/>
    <w:rsid w:val="00F92CB3"/>
    <w:rsid w:val="00FE0DC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6BD37"/>
  <w15:chartTrackingRefBased/>
  <w15:docId w15:val="{81006B8D-CE0D-4376-9A5F-F116A4745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18C"/>
    <w:pPr>
      <w:spacing w:before="120" w:after="120"/>
    </w:pPr>
  </w:style>
  <w:style w:type="paragraph" w:styleId="Heading2">
    <w:name w:val="heading 2"/>
    <w:basedOn w:val="Normal"/>
    <w:next w:val="Normal"/>
    <w:link w:val="Heading2Char"/>
    <w:uiPriority w:val="9"/>
    <w:unhideWhenUsed/>
    <w:qFormat/>
    <w:rsid w:val="00672C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2C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CC0"/>
  </w:style>
  <w:style w:type="paragraph" w:styleId="Footer">
    <w:name w:val="footer"/>
    <w:basedOn w:val="Normal"/>
    <w:link w:val="FooterChar"/>
    <w:uiPriority w:val="99"/>
    <w:unhideWhenUsed/>
    <w:rsid w:val="00672C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CC0"/>
  </w:style>
  <w:style w:type="paragraph" w:customStyle="1" w:styleId="Heading2WITHnumbers">
    <w:name w:val="Heading 2 WITH numbers"/>
    <w:basedOn w:val="Heading2"/>
    <w:next w:val="Normal"/>
    <w:link w:val="Heading2WITHnumbersChar"/>
    <w:autoRedefine/>
    <w:qFormat/>
    <w:rsid w:val="00672CC0"/>
    <w:pPr>
      <w:keepLines w:val="0"/>
      <w:spacing w:before="300" w:after="240" w:line="240" w:lineRule="auto"/>
    </w:pPr>
    <w:rPr>
      <w:rFonts w:ascii="Arial" w:eastAsiaTheme="minorHAnsi" w:hAnsi="Arial" w:cs="Arial"/>
      <w:b/>
      <w:bCs/>
      <w:iCs/>
      <w:noProof/>
      <w:color w:val="124C7B"/>
      <w:sz w:val="28"/>
      <w:szCs w:val="21"/>
    </w:rPr>
  </w:style>
  <w:style w:type="character" w:customStyle="1" w:styleId="Heading2WITHnumbersChar">
    <w:name w:val="Heading 2 WITH numbers Char"/>
    <w:basedOn w:val="DefaultParagraphFont"/>
    <w:link w:val="Heading2WITHnumbers"/>
    <w:rsid w:val="00672CC0"/>
    <w:rPr>
      <w:rFonts w:ascii="Arial" w:hAnsi="Arial" w:cs="Arial"/>
      <w:b/>
      <w:bCs/>
      <w:iCs/>
      <w:noProof/>
      <w:color w:val="124C7B"/>
      <w:sz w:val="28"/>
      <w:szCs w:val="21"/>
    </w:rPr>
  </w:style>
  <w:style w:type="paragraph" w:customStyle="1" w:styleId="Subheading">
    <w:name w:val="Sub heading"/>
    <w:basedOn w:val="Normal"/>
    <w:link w:val="SubheadingChar"/>
    <w:autoRedefine/>
    <w:rsid w:val="00672CC0"/>
    <w:pPr>
      <w:widowControl w:val="0"/>
      <w:autoSpaceDE w:val="0"/>
      <w:autoSpaceDN w:val="0"/>
      <w:spacing w:after="170" w:line="240" w:lineRule="atLeast"/>
      <w:jc w:val="right"/>
      <w:textAlignment w:val="center"/>
    </w:pPr>
    <w:rPr>
      <w:rFonts w:ascii="Arial" w:hAnsi="Arial"/>
      <w:color w:val="124C7B"/>
      <w:sz w:val="21"/>
      <w:szCs w:val="21"/>
    </w:rPr>
  </w:style>
  <w:style w:type="character" w:customStyle="1" w:styleId="SubheadingChar">
    <w:name w:val="Sub heading Char"/>
    <w:basedOn w:val="DefaultParagraphFont"/>
    <w:link w:val="Subheading"/>
    <w:rsid w:val="00672CC0"/>
    <w:rPr>
      <w:rFonts w:ascii="Arial" w:hAnsi="Arial"/>
      <w:color w:val="124C7B"/>
      <w:sz w:val="21"/>
      <w:szCs w:val="21"/>
    </w:rPr>
  </w:style>
  <w:style w:type="character" w:customStyle="1" w:styleId="Heading2Char">
    <w:name w:val="Heading 2 Char"/>
    <w:basedOn w:val="DefaultParagraphFont"/>
    <w:link w:val="Heading2"/>
    <w:uiPriority w:val="9"/>
    <w:rsid w:val="00672CC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72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1608"/>
    <w:pPr>
      <w:ind w:left="720"/>
      <w:contextualSpacing/>
    </w:pPr>
  </w:style>
  <w:style w:type="character" w:styleId="IntenseEmphasis">
    <w:name w:val="Intense Emphasis"/>
    <w:basedOn w:val="DefaultParagraphFont"/>
    <w:uiPriority w:val="21"/>
    <w:qFormat/>
    <w:rsid w:val="00D43388"/>
    <w:rPr>
      <w:i/>
      <w:iCs/>
      <w:color w:val="4472C4" w:themeColor="accent1"/>
    </w:rPr>
  </w:style>
  <w:style w:type="table" w:styleId="GridTable4-Accent5">
    <w:name w:val="Grid Table 4 Accent 5"/>
    <w:basedOn w:val="TableNormal"/>
    <w:uiPriority w:val="49"/>
    <w:rsid w:val="0093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
    <w:name w:val="Grid Table 4"/>
    <w:basedOn w:val="TableNormal"/>
    <w:uiPriority w:val="49"/>
    <w:rsid w:val="00CC31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B6E6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3B6E6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CA13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D32B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20D5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20D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C72D83"/>
    <w:rPr>
      <w:color w:val="0563C1" w:themeColor="hyperlink"/>
      <w:u w:val="single"/>
    </w:rPr>
  </w:style>
  <w:style w:type="character" w:styleId="UnresolvedMention">
    <w:name w:val="Unresolved Mention"/>
    <w:basedOn w:val="DefaultParagraphFont"/>
    <w:uiPriority w:val="99"/>
    <w:semiHidden/>
    <w:unhideWhenUsed/>
    <w:rsid w:val="00C72D83"/>
    <w:rPr>
      <w:color w:val="605E5C"/>
      <w:shd w:val="clear" w:color="auto" w:fill="E1DFDD"/>
    </w:rPr>
  </w:style>
  <w:style w:type="paragraph" w:styleId="Revision">
    <w:name w:val="Revision"/>
    <w:hidden/>
    <w:uiPriority w:val="99"/>
    <w:semiHidden/>
    <w:rsid w:val="00DD29F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opus.com/pages/publications/105031305190?origin=resultslist" TargetMode="External"/><Relationship Id="rId13" Type="http://schemas.openxmlformats.org/officeDocument/2006/relationships/hyperlink" Target="https://github.com/unitreerobotics/xr_teleoperate"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scopus.com/pages/publications/85195070485?origin=resultslist" TargetMode="External"/><Relationship Id="rId12" Type="http://schemas.openxmlformats.org/officeDocument/2006/relationships/hyperlink" Target="https://github.com/J-S-246/EGH490-1-Robotics-Project" TargetMode="External"/><Relationship Id="rId17" Type="http://schemas.openxmlformats.org/officeDocument/2006/relationships/hyperlink" Target="https://www.scopus.com/pages/publications/85195070485?origin=resultslis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LucidVR/lucidgloves" TargetMode="Externa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customXml" Target="ink/ink1.xml"/><Relationship Id="rId23" Type="http://schemas.openxmlformats.org/officeDocument/2006/relationships/fontTable" Target="fontTable.xml"/><Relationship Id="rId10" Type="http://schemas.openxmlformats.org/officeDocument/2006/relationships/hyperlink" Target="https://www.roboticscenter.ai/use-cases/humanoid-warehouse-deployment"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scopus.com/pages/publications/105031305190?origin=resultslist" TargetMode="External"/><Relationship Id="rId14" Type="http://schemas.openxmlformats.org/officeDocument/2006/relationships/hyperlink" Target="https://github.com/LucidVR/lucidgloves" TargetMode="External"/><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1T07:43:42.914"/>
    </inkml:context>
    <inkml:brush xml:id="br0">
      <inkml:brushProperty name="width" value="0.035" units="cm"/>
      <inkml:brushProperty name="height" value="0.035" units="cm"/>
    </inkml:brush>
  </inkml:definitions>
  <inkml:trace contextRef="#ctx0" brushRef="#br0">16 254 24575,'2'-3'0,"1"0"0,0 0 0,0 0 0,0 1 0,0-1 0,0 1 0,1 0 0,-1 0 0,1 0 0,4-2 0,-4 3 0,142-67 0,-113 48 0,-24 14 0,0 0 0,0 1 0,18-7 0,-25 11 0,-1 1 0,0 0 0,0 0 0,0 0 0,0 0 0,1 0 0,-1 0 0,0 0 0,0 1 0,0-1 0,0 0 0,0 0 0,1 1 0,-1-1 0,0 1 0,0-1 0,0 1 0,0 0 0,0-1 0,0 1 0,-1 0 0,1-1 0,0 1 0,0 0 0,0 0 0,-1 0 0,1 0 0,0 0 0,-1 0 0,1 0 0,-1 0 0,1 0 0,-1 0 0,0 0 0,1 0 0,-1 1 0,0-1 0,0 0 0,0 1 0,3 9 0,-1 0 0,-1 0 0,1 12 0,-2-17 0,4 66 0,-3 1 0,-13 111 0,7-145 0,-3 0 0,-1-1 0,-1 0 0,-3 0 0,0-1 0,-26 47 0,26-61 0,-5 12 0,-34 47 0,44-71 0,-1-1 0,0 0 0,-1-1 0,1 1 0,-2-2 0,1 0 0,-1 0 0,-14 7 0,24-14 0,0 0 0,0-1 0,0 1 0,0-1 0,0 1 0,0-1 0,0 0 0,0 1 0,0-1 0,0 0 0,0 1 0,0-1 0,0 0 0,0 0 0,0 0 0,0 0 0,0 0 0,0 0 0,0 0 0,0-1 0,0 1 0,0 0 0,0 0 0,0-1 0,0 1 0,0-1 0,1 1 0,-1-1 0,0 1 0,0-1 0,0 0 0,0 1 0,1-1 0,-1 0 0,0 1 0,1-1 0,-1 0 0,0 0 0,1 0 0,-1 0 0,1 0 0,0 0 0,-1 0 0,1 0 0,0 0 0,-1 0 0,1-1 0,-2-6 0,1 1 0,0 0 0,1 0 0,0-1 0,1-13 0,2-1 0,1 0 0,2-1 0,0 2 0,1-1 0,1 1 0,1 0 0,22-37 0,-5 16 0,2 2 0,55-61 0,-80 98 0,0 0 0,0 0 0,1 1 0,0-1 0,-1 1 0,1 0 0,0 0 0,0 0 0,0 0 0,0 1 0,0-1 0,0 1 0,1 0 0,-1 1 0,0-1 0,7 1 0,-9 0 0,1 0 0,0 0 0,0 0 0,0 0 0,0 1 0,0-1 0,0 1 0,-1 0 0,1 0 0,0 0 0,-1 0 0,1 1 0,0-1 0,-1 1 0,0-1 0,1 1 0,-1 0 0,0 0 0,0 0 0,0 0 0,0 0 0,0 1 0,0-1 0,2 5 0,1 5 0,-1 0 0,0 1 0,-1-1 0,0 1 0,-1-1 0,0 1 0,-1 0 0,-1 0 0,0 0 0,-1 0 0,0 0 0,-1-1 0,0 1 0,-1 0 0,0-1 0,-9 20 0,3-9 0,-2-1 0,-1 0 0,0 0 0,-2-2 0,0 0 0,-2 0 0,-30 30 0,45-49 0,0 0 0,0 0 0,0 0 0,0 0 0,0 0 0,0 0 0,-1 0 0,1 0 0,0-1 0,0 1 0,-1 0 0,1-1 0,-1 1 0,1-1 0,0 1 0,-1-1 0,-2 0 0,3 0 0,0 0 0,1 0 0,-1-1 0,0 1 0,1 0 0,-1-1 0,0 1 0,1-1 0,-1 1 0,1-1 0,-1 1 0,1-1 0,-1 1 0,1-1 0,-1 0 0,1 1 0,0-1 0,-1 1 0,1-1 0,0 0 0,-1 0 0,1 1 0,0-1 0,0-1 0,-1-3 0,0-1 0,1 1 0,-1 0 0,1-1 0,1 1 0,-1 0 0,1-1 0,2-8 0,1 1 0,1 1 0,0-1 0,1 1 0,0 0 0,1 1 0,9-13 0,56-61 0,-49 61 0,-18 18 0,0 1 0,0-1 0,1 1 0,-1 1 0,1-1 0,1 1 0,-1 0 0,0 1 0,1-1 0,0 1 0,13-4 0,-5 4 0,0 1 0,0 1 0,0 0 0,27 1 0,-27 1 0,-1 0 0,0-1 0,-1-1 0,25-3 0,-33 3 0,0 0 0,0-1 0,0 0 0,0 0 0,-1 0 0,1-1 0,0 1 0,-1-1 0,0 0 0,0-1 0,0 1 0,0-1 0,4-5 0,-4 5 0,29-37 0,-31 39 0,-1-1 0,1 1 0,0-1 0,-1 0 0,0 1 0,1-1 0,-1 0 0,-1 0 0,1 0 0,0 0 0,-1 0 0,1 0 0,-1-5 0,0 8 0,0-1 0,0 0 0,0 0 0,0 0 0,-1 0 0,1 0 0,0 1 0,-1-1 0,1 0 0,0 0 0,-1 1 0,1-1 0,-1 0 0,1 1 0,-1-1 0,0 0 0,1 1 0,-1-1 0,1 1 0,-1-1 0,0 1 0,0-1 0,1 1 0,-1-1 0,0 1 0,-1-1 0,-1 1 0,1-1 0,0 1 0,-1 0 0,1 0 0,-1 0 0,1 0 0,0 0 0,-1 1 0,-3 0 0,-2 2 0,0 0 0,0 0 0,0 0 0,-12 9 0,4-1 0,0 1 0,-14 14 0,26-22 0,0 0 0,0 0 0,1 0 0,-1 0 0,1 1 0,0-1 0,0 1 0,1 0 0,-1 0 0,1 0 0,0 0 0,-2 7 0,4-7 0,0-1 0,1 0 0,-1 0 0,1 1 0,0-1 0,0 0 0,0 0 0,0 0 0,1 0 0,0 0 0,4 7 0,30 43 0,-24-39 0,-10-12 0,0 0 0,0 0 0,0 0 0,0 0 0,-1 0 0,1 0 0,-1 0 0,0 1 0,0-1 0,0 1 0,0-1 0,-1 0 0,1 1 0,-1-1 0,0 1 0,0 0 0,0-1 0,-1 6 0,-1-5 0,1 0 0,-1 0 0,0 0 0,0 0 0,0 0 0,-1-1 0,1 1 0,-1-1 0,0 1 0,0-1 0,0 0 0,0 0 0,-1 0 0,-5 3 0,-21 15 0,-1 3 0,-2-2 0,-53 27 0,84-48 0,-1 0 0,1 0 0,0-1 0,-1 1 0,1 0 0,-1-1 0,1 1 0,-1-1 0,1 0 0,-1 0 0,1 0 0,-5-1 0,7 1 0,0 0 0,-1 0 0,1 0 0,0 0 0,0 0 0,-1 0 0,1-1 0,0 1 0,0 0 0,0 0 0,-1 0 0,1 0 0,0 0 0,0-1 0,0 1 0,-1 0 0,1 0 0,0 0 0,0-1 0,0 1 0,0 0 0,0 0 0,0-1 0,0 1 0,-1 0 0,1 0 0,0-1 0,0 1 0,0 0 0,0 0 0,0-1 0,0 1 0,0 0 0,0 0 0,0-1 0,0 1 0,0 0 0,1-1 0,13-15 0,14-2 0,1 0 0,0 2 0,1 1 0,63-21 0,-3 1 0,4 1 0,-63 25 0,50-23 0,-68 25 0,0-1 0,0-1 0,-1 0 0,0 0 0,0-1 0,-1-1 0,-1 0 0,0-1 0,16-22 0,-25 33 0,-1 0 0,1 1 0,-1-1 0,1 0 0,-1 0 0,1 0 0,-1 0 0,1 0 0,-1 0 0,0 0 0,0 0 0,1 0 0,-1 0 0,0 0 0,0 0 0,0 0 0,0 0 0,0 0 0,0 0 0,0 0 0,0 0 0,-1 0 0,1 0 0,0 0 0,-1-1 0,0 1 0,0 1 0,0-1 0,0 0 0,0 1 0,0-1 0,0 1 0,0-1 0,-1 1 0,1-1 0,0 1 0,0 0 0,0 0 0,0-1 0,-1 1 0,1 0 0,0 0 0,-2 0 0,-6 1 0,1 0 0,-1 0 0,1 1 0,-14 4 0,9 0 0,-1 0 0,1 1 0,1 0 0,-1 1 0,1 1 0,0 0 0,-18 19 0,-67 83 0,91-104 0,1 1 0,0 0 0,0 0 0,0 0 0,-6 18 0,10-24 0,1-1 0,-1 1 0,1-1 0,-1 1 0,1 0 0,-1 0 0,1-1 0,0 1 0,0 0 0,0 0 0,0 0 0,0-1 0,0 1 0,1 0 0,-1 0 0,0-1 0,1 1 0,0 0 0,-1-1 0,1 1 0,0-1 0,0 1 0,0-1 0,0 1 0,0-1 0,0 1 0,0-1 0,0 0 0,1 1 0,-1-1 0,0 0 0,1 0 0,-1 0 0,1 0 0,-1-1 0,1 1 0,0 0 0,1 0 0,7 2 0,-1 0 0,1-1 0,0-1 0,0 1 0,0-1 0,0-1 0,0 0 0,-1-1 0,1 0 0,11-2 0,-5-1 0,0 0 0,0-1 0,-1-1 0,0-1 0,23-13 0,-9 1 0,-1-1 0,0-1 0,-2-1 0,-1-2 0,27-31 0,64-86 0,-191 272 0,-86 205 0,99-198 0,-54 86 0,100-201 0,11-18 0,7-17 0,36-71 0,3 1 0,77-114 0,-65 112 0,4-10 0,-15 20 0,4 2 0,81-97 0,-119 161 0,0 0 0,1 0 0,-1 2 0,13-9 0,-19 14 0,0 0 0,0 0 0,-1 0 0,1 0 0,0 0 0,0 1 0,0-1 0,0 1 0,0-1 0,0 1 0,0 0 0,0 0 0,4 0 0,-5 0 0,0 1 0,0-1 0,0 1 0,0-1 0,0 1 0,0-1 0,-1 1 0,1 0 0,0 0 0,0-1 0,-1 1 0,1 0 0,0 0 0,-1 0 0,1 0 0,-1 0 0,1 0 0,-1 0 0,1 0 0,-1 0 0,0 0 0,1 0 0,-1 0 0,0 0 0,0 0 0,0 0 0,0 0 0,0 2 0,0 5 0,0 0 0,-1 0 0,0 0 0,-1 0 0,0 0 0,0 0 0,0 0 0,-1-1 0,-5 10 0,-1 2 0,-1-2 0,-19 29 0,19-34 0,1-1 0,-23 21 0,29-29 0,-1 0 0,0 0 0,1 0 0,-1-1 0,-1 1 0,1-1 0,0 0 0,-1 0 0,1-1 0,-1 1 0,1-1 0,-1 0 0,-5 1 0,8-2 0,0-1 0,0 1 0,0-1 0,0 1 0,0-1 0,0 1 0,1-1 0,-1 0 0,0 0 0,0 0 0,0 0 0,1 0 0,-1-1 0,1 1 0,-1 0 0,1-1 0,-1 1 0,1-1 0,0 1 0,0-1 0,0 0 0,-1 0 0,2 1 0,-1-1 0,0 0 0,0 0 0,1 0 0,-1 0 0,1 0 0,-1 0 0,1 0 0,0-4 0,0 4 0,-1 0 0,1 0 0,0 1 0,0-1 0,0 0 0,0 0 0,1 0 0,-1 1 0,1-1 0,-1 0 0,1 0 0,-1 1 0,1-1 0,0 0 0,0 1 0,0-1 0,0 1 0,0-1 0,0 1 0,0 0 0,0-1 0,0 1 0,1 0 0,-1 0 0,1 0 0,-1 0 0,1 0 0,-1 0 0,1 0 0,0 0 0,-1 1 0,1-1 0,0 0 0,-1 1 0,1 0 0,0-1 0,0 1 0,3 0 0,8 1 0,0 1 0,-1 0 0,1 0 0,15 6 0,37 7 0,-56-15 0,1 0 0,0 0 0,-1-1 0,1 0 0,-1-1 0,1 0 0,-1-1 0,0 0 0,0 0 0,0-1 0,0 0 0,-1 0 0,1-1 0,-1 0 0,14-12 0,2-4 0,-1-1 0,-1-1 0,28-38 0,24-40 0,97-172 0,-154 242 0,0-2 0,-3 0 0,0-1 0,-3-1 0,13-59 0,-46 128 0,-107 276 0,-3 8 0,108-270 0,14-30 0,1 1 0,0 0 0,2 0 0,0 0 0,-7 35 0,14-53 0,0-1 0,0 1 0,0 0 0,0-1 0,0 1 0,0 0 0,0-1 0,0 1 0,0 0 0,0-1 0,0 1 0,0 0 0,0-1 0,1 1 0,-1 0 0,0-1 0,0 1 0,1-1 0,-1 1 0,1 0 0,-1-1 0,0 1 0,1-1 0,-1 1 0,1-1 0,-1 1 0,1-1 0,-1 0 0,1 1 0,0-1 0,-1 0 0,1 1 0,-1-1 0,1 0 0,0 0 0,-1 1 0,1-1 0,0 0 0,-1 0 0,1 0 0,0 0 0,-1 0 0,1 0 0,0 0 0,-1 0 0,1 0 0,0 0 0,-1 0 0,1-1 0,0 1 0,-1 0 0,2-1 0,4-1 0,0 0 0,0 0 0,0-1 0,9-5 0,19-15 0,-2 0 0,0-3 0,49-50 0,79-104 0,-124 136 0,4-3 0,241-271 0,-275 313 0,0 0 0,0 0 0,0 0 0,1 0 0,0 1 0,0 0 0,0 1 0,0 0 0,1 0 0,-1 0 0,1 1 0,0 0 0,-1 0 0,1 1 0,0 0 0,9 1 0,14-5 0,-23 4 0,-1 0 0,0 0 0,1-1 0,-1-1 0,0 1 0,0-1 0,0 0 0,-1-1 0,1 1 0,11-10 0,-18 13 0,1 0 0,-1 0 0,1-1 0,-1 1 0,0 0 0,1 0 0,-1 0 0,0-1 0,1 1 0,-1 0 0,0-1 0,1 1 0,-1 0 0,0-1 0,0 1 0,0 0 0,1-1 0,-1 1 0,0-1 0,0 1 0,0 0 0,0-1 0,0 1 0,1-1 0,-1 1 0,0 0 0,0-1 0,0 1 0,0-1 0,0 1 0,0-1 0,-1 1 0,1 0 0,0-1 0,0 1 0,0-1 0,0 1 0,0 0 0,-1-1 0,1 1 0,0 0 0,0-1 0,0 1 0,-1 0 0,1-1 0,0 1 0,-1 0 0,1-1 0,0 1 0,-1 0 0,1 0 0,0-1 0,-1 1 0,1 0 0,-1 0 0,1 0 0,0 0 0,-1-1 0,1 1 0,-1 0 0,1 0 0,0 0 0,-1 0 0,1 0 0,-1 0 0,0 0 0,-34 1 0,9 5 0,1 1 0,0 2 0,0 0 0,-41 22 0,-88 64 0,140-85 0,-1 1 0,2 0 0,-20 21 0,30-28 0,0-1 0,0 1 0,0 0 0,0 0 0,1 0 0,-1 0 0,1 0 0,0 0 0,0 1 0,1-1 0,0 1 0,-1-1 0,1 1 0,1 0 0,-1 0 0,1-1 0,0 1 0,0 7 0,1-9 0,1 1 0,-1 0 0,1-1 0,0 1 0,0-1 0,0 0 0,0 0 0,0 0 0,1 0 0,0 0 0,-1 0 0,1-1 0,0 1 0,0-1 0,1 0 0,-1 0 0,7 4 0,8 2 0,-1 0 0,23 7 0,-38-14 0,2 0 0,3 1 0,-1 0 0,1 0 0,-1 1 0,0 0 0,0 1 0,8 5 0,-12-8 0,0 1 0,-1-1 0,0 1 0,1 0 0,-1-1 0,0 1 0,0 0 0,0 0 0,0 0 0,0 0 0,0 0 0,0 0 0,-1 0 0,1 1 0,-1-1 0,0 0 0,0 0 0,1 0 0,-1 1 0,0-1 0,-1 0 0,1 0 0,0 0 0,-2 5 0,-1 5 0,-1 0 0,-1 0 0,0-1 0,0 1 0,-1-1 0,-1 0 0,-12 17 0,-67 68 0,76-85 0,-133 124-1010,-167 122 0,137-122-5161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1919</Words>
  <Characters>10943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Whelan</dc:creator>
  <cp:keywords/>
  <dc:description/>
  <cp:lastModifiedBy>Will Browne</cp:lastModifiedBy>
  <cp:revision>2</cp:revision>
  <dcterms:created xsi:type="dcterms:W3CDTF">2026-09-01T03:21:00Z</dcterms:created>
  <dcterms:modified xsi:type="dcterms:W3CDTF">2026-09-01T03:21:00Z</dcterms:modified>
</cp:coreProperties>
</file>